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361E" w14:textId="77777777" w:rsidR="008427C1" w:rsidRDefault="008427C1" w:rsidP="00765074">
      <w:pPr>
        <w:jc w:val="center"/>
        <w:rPr>
          <w:rFonts w:eastAsiaTheme="minorHAnsi"/>
          <w:b/>
          <w:bCs/>
          <w:szCs w:val="21"/>
          <w:u w:val="single"/>
        </w:rPr>
      </w:pPr>
    </w:p>
    <w:p w14:paraId="7CE1BF4B" w14:textId="166E5983" w:rsidR="00CA4A35" w:rsidRPr="001D3E94" w:rsidRDefault="00765074" w:rsidP="00765074">
      <w:pPr>
        <w:jc w:val="center"/>
        <w:rPr>
          <w:rFonts w:eastAsiaTheme="minorHAnsi"/>
          <w:b/>
          <w:bCs/>
          <w:szCs w:val="21"/>
          <w:u w:val="single"/>
        </w:rPr>
      </w:pPr>
      <w:r w:rsidRPr="001D3E94">
        <w:rPr>
          <w:rFonts w:eastAsiaTheme="minorHAnsi" w:hint="eastAsia"/>
          <w:b/>
          <w:bCs/>
          <w:szCs w:val="21"/>
          <w:u w:val="single"/>
        </w:rPr>
        <w:t>M</w:t>
      </w:r>
      <w:r w:rsidR="001E4DD7">
        <w:rPr>
          <w:rFonts w:eastAsiaTheme="minorHAnsi" w:hint="eastAsia"/>
          <w:b/>
          <w:bCs/>
          <w:szCs w:val="21"/>
          <w:u w:val="single"/>
        </w:rPr>
        <w:t>inutes of Meeting</w:t>
      </w:r>
    </w:p>
    <w:p w14:paraId="54BABFB1" w14:textId="77777777" w:rsidR="00765074" w:rsidRPr="001D3E94" w:rsidRDefault="00765074" w:rsidP="00765074">
      <w:pPr>
        <w:jc w:val="center"/>
        <w:rPr>
          <w:rFonts w:eastAsiaTheme="minorHAnsi"/>
          <w:szCs w:val="21"/>
          <w:u w:val="single"/>
        </w:rPr>
      </w:pPr>
    </w:p>
    <w:p w14:paraId="43F37F3C" w14:textId="77777777" w:rsidR="001D3E94" w:rsidRPr="00D73F57" w:rsidRDefault="001D3E94" w:rsidP="00765074">
      <w:pPr>
        <w:jc w:val="center"/>
        <w:rPr>
          <w:rFonts w:eastAsiaTheme="minorHAnsi"/>
          <w:szCs w:val="21"/>
          <w:u w:val="single"/>
        </w:rPr>
      </w:pPr>
    </w:p>
    <w:p w14:paraId="776569F2" w14:textId="77F1E56C" w:rsidR="00765074" w:rsidRPr="001D3E94" w:rsidRDefault="00765074" w:rsidP="00765074">
      <w:pPr>
        <w:jc w:val="left"/>
        <w:rPr>
          <w:rFonts w:eastAsiaTheme="minorHAnsi"/>
          <w:szCs w:val="21"/>
        </w:rPr>
      </w:pPr>
      <w:r w:rsidRPr="001D3E94">
        <w:rPr>
          <w:rFonts w:eastAsiaTheme="minorHAnsi" w:hint="eastAsia"/>
          <w:szCs w:val="21"/>
          <w:u w:val="single"/>
        </w:rPr>
        <w:t>Date</w:t>
      </w:r>
      <w:r w:rsidRPr="001D3E94">
        <w:rPr>
          <w:rFonts w:eastAsiaTheme="minorHAnsi" w:hint="eastAsia"/>
          <w:szCs w:val="21"/>
        </w:rPr>
        <w:t xml:space="preserve">: </w:t>
      </w:r>
      <w:r w:rsidR="001E4DD7">
        <w:rPr>
          <w:rFonts w:eastAsiaTheme="minorHAnsi" w:hint="eastAsia"/>
          <w:szCs w:val="21"/>
        </w:rPr>
        <w:t>August 19th</w:t>
      </w:r>
      <w:r w:rsidRPr="001D3E94">
        <w:rPr>
          <w:rFonts w:eastAsiaTheme="minorHAnsi" w:hint="eastAsia"/>
          <w:szCs w:val="21"/>
        </w:rPr>
        <w:t>, 2026</w:t>
      </w:r>
    </w:p>
    <w:p w14:paraId="694DE705" w14:textId="050A664A" w:rsidR="00402B44" w:rsidRPr="00CD18EF" w:rsidRDefault="00402B44" w:rsidP="00765074">
      <w:pPr>
        <w:jc w:val="left"/>
        <w:rPr>
          <w:rFonts w:eastAsiaTheme="minorHAnsi"/>
          <w:szCs w:val="21"/>
        </w:rPr>
      </w:pPr>
      <w:r w:rsidRPr="001D3E94">
        <w:rPr>
          <w:rFonts w:eastAsiaTheme="minorHAnsi" w:hint="eastAsia"/>
          <w:szCs w:val="21"/>
          <w:u w:val="single"/>
        </w:rPr>
        <w:t>Location</w:t>
      </w:r>
      <w:r w:rsidRPr="001D3E94">
        <w:rPr>
          <w:rFonts w:eastAsiaTheme="minorHAnsi" w:hint="eastAsia"/>
          <w:szCs w:val="21"/>
        </w:rPr>
        <w:t>: I</w:t>
      </w:r>
      <w:r w:rsidR="00615816">
        <w:rPr>
          <w:rFonts w:eastAsiaTheme="minorHAnsi" w:hint="eastAsia"/>
          <w:szCs w:val="21"/>
        </w:rPr>
        <w:t xml:space="preserve">ML Yokohama </w:t>
      </w:r>
      <w:r w:rsidR="00CD18EF">
        <w:rPr>
          <w:rFonts w:eastAsiaTheme="minorHAnsi" w:hint="eastAsia"/>
          <w:szCs w:val="21"/>
        </w:rPr>
        <w:t>HQ meeting room</w:t>
      </w:r>
    </w:p>
    <w:p w14:paraId="0F82A4CD" w14:textId="12D75112" w:rsidR="00765074" w:rsidRPr="001D3E94" w:rsidRDefault="00765074" w:rsidP="00765074">
      <w:pPr>
        <w:jc w:val="left"/>
        <w:rPr>
          <w:rFonts w:eastAsiaTheme="minorHAnsi"/>
          <w:szCs w:val="21"/>
        </w:rPr>
      </w:pPr>
      <w:r w:rsidRPr="001D3E94">
        <w:rPr>
          <w:rFonts w:eastAsiaTheme="minorHAnsi" w:hint="eastAsia"/>
          <w:szCs w:val="21"/>
          <w:u w:val="single"/>
        </w:rPr>
        <w:t>Participants</w:t>
      </w:r>
      <w:r w:rsidRPr="001D3E94">
        <w:rPr>
          <w:rFonts w:eastAsiaTheme="minorHAnsi" w:hint="eastAsia"/>
          <w:szCs w:val="21"/>
        </w:rPr>
        <w:t>:</w:t>
      </w:r>
    </w:p>
    <w:p w14:paraId="7B53D32F" w14:textId="0446A05E" w:rsidR="00765074" w:rsidRPr="001D3E94" w:rsidRDefault="00765074" w:rsidP="00765074">
      <w:pPr>
        <w:jc w:val="left"/>
        <w:rPr>
          <w:rFonts w:eastAsiaTheme="minorHAnsi"/>
          <w:szCs w:val="21"/>
        </w:rPr>
      </w:pPr>
      <w:r w:rsidRPr="001D3E94">
        <w:rPr>
          <w:rFonts w:eastAsiaTheme="minorHAnsi" w:hint="eastAsia"/>
          <w:szCs w:val="21"/>
        </w:rPr>
        <w:t>(</w:t>
      </w:r>
      <w:r w:rsidR="001E4DD7">
        <w:rPr>
          <w:rFonts w:eastAsiaTheme="minorHAnsi" w:hint="eastAsia"/>
          <w:szCs w:val="21"/>
        </w:rPr>
        <w:t>ITUK</w:t>
      </w:r>
      <w:r w:rsidRPr="001D3E94">
        <w:rPr>
          <w:rFonts w:eastAsiaTheme="minorHAnsi" w:hint="eastAsia"/>
          <w:szCs w:val="21"/>
        </w:rPr>
        <w:t>)</w:t>
      </w:r>
      <w:r w:rsidR="001E4DD7">
        <w:rPr>
          <w:rFonts w:eastAsiaTheme="minorHAnsi"/>
          <w:szCs w:val="21"/>
        </w:rPr>
        <w:tab/>
      </w:r>
      <w:r w:rsidR="002F5090" w:rsidRPr="001D3E94">
        <w:rPr>
          <w:rFonts w:eastAsiaTheme="minorHAnsi" w:hint="eastAsia"/>
          <w:szCs w:val="21"/>
        </w:rPr>
        <w:t xml:space="preserve">Mr. </w:t>
      </w:r>
      <w:r w:rsidR="001E4DD7">
        <w:rPr>
          <w:rFonts w:eastAsiaTheme="minorHAnsi" w:hint="eastAsia"/>
          <w:szCs w:val="21"/>
        </w:rPr>
        <w:t>Duncan Young</w:t>
      </w:r>
      <w:r w:rsidR="001E4DD7">
        <w:rPr>
          <w:rFonts w:eastAsiaTheme="minorHAnsi"/>
          <w:szCs w:val="21"/>
        </w:rPr>
        <w:br/>
      </w:r>
      <w:r w:rsidR="001E4DD7">
        <w:rPr>
          <w:rFonts w:eastAsiaTheme="minorHAnsi" w:hint="eastAsia"/>
          <w:szCs w:val="21"/>
        </w:rPr>
        <w:t>(ISZE)</w:t>
      </w:r>
      <w:r w:rsidR="001E4DD7">
        <w:rPr>
          <w:rFonts w:eastAsiaTheme="minorHAnsi"/>
          <w:szCs w:val="21"/>
        </w:rPr>
        <w:tab/>
      </w:r>
      <w:r w:rsidR="001E4DD7">
        <w:rPr>
          <w:rFonts w:eastAsiaTheme="minorHAnsi" w:hint="eastAsia"/>
          <w:szCs w:val="21"/>
        </w:rPr>
        <w:t>Mr. Jerome Van Der Pluym</w:t>
      </w:r>
    </w:p>
    <w:p w14:paraId="6FD0A2AF" w14:textId="55D041DF" w:rsidR="00765074" w:rsidRPr="001D3E94" w:rsidRDefault="00765074" w:rsidP="00765074">
      <w:pPr>
        <w:jc w:val="left"/>
        <w:rPr>
          <w:rFonts w:eastAsiaTheme="minorHAnsi"/>
          <w:szCs w:val="21"/>
        </w:rPr>
      </w:pPr>
      <w:r w:rsidRPr="001D3E94">
        <w:rPr>
          <w:rFonts w:eastAsiaTheme="minorHAnsi" w:hint="eastAsia"/>
          <w:szCs w:val="21"/>
        </w:rPr>
        <w:t>(IML</w:t>
      </w:r>
      <w:proofErr w:type="gramStart"/>
      <w:r w:rsidRPr="001D3E94">
        <w:rPr>
          <w:rFonts w:eastAsiaTheme="minorHAnsi" w:hint="eastAsia"/>
          <w:szCs w:val="21"/>
        </w:rPr>
        <w:t>)</w:t>
      </w:r>
      <w:r w:rsidR="0010402E" w:rsidRPr="001D3E94">
        <w:rPr>
          <w:rFonts w:eastAsiaTheme="minorHAnsi" w:hint="eastAsia"/>
          <w:szCs w:val="21"/>
        </w:rPr>
        <w:t xml:space="preserve"> </w:t>
      </w:r>
      <w:r w:rsidR="001E4DD7">
        <w:rPr>
          <w:rFonts w:eastAsiaTheme="minorHAnsi"/>
          <w:szCs w:val="21"/>
        </w:rPr>
        <w:tab/>
      </w:r>
      <w:r w:rsidR="0010402E" w:rsidRPr="001D3E94">
        <w:rPr>
          <w:rFonts w:eastAsiaTheme="minorHAnsi" w:hint="eastAsia"/>
          <w:szCs w:val="21"/>
        </w:rPr>
        <w:t>Mr</w:t>
      </w:r>
      <w:proofErr w:type="gramEnd"/>
      <w:r w:rsidR="0010402E" w:rsidRPr="001D3E94">
        <w:rPr>
          <w:rFonts w:eastAsiaTheme="minorHAnsi" w:hint="eastAsia"/>
          <w:szCs w:val="21"/>
        </w:rPr>
        <w:t>. Ryusuke Tanaka,</w:t>
      </w:r>
      <w:r w:rsidR="001E4DD7">
        <w:rPr>
          <w:rFonts w:eastAsiaTheme="minorHAnsi" w:hint="eastAsia"/>
          <w:szCs w:val="21"/>
        </w:rPr>
        <w:t xml:space="preserve"> Mr. Takayoshi Suzuki,</w:t>
      </w:r>
      <w:r w:rsidR="0010402E" w:rsidRPr="001D3E94">
        <w:rPr>
          <w:rFonts w:eastAsiaTheme="minorHAnsi" w:hint="eastAsia"/>
          <w:szCs w:val="21"/>
        </w:rPr>
        <w:t xml:space="preserve"> </w:t>
      </w:r>
      <w:r w:rsidR="000615F8" w:rsidRPr="001D3E94">
        <w:rPr>
          <w:rFonts w:eastAsiaTheme="minorHAnsi" w:hint="eastAsia"/>
          <w:szCs w:val="21"/>
        </w:rPr>
        <w:t>Mr. Taito Hatori,</w:t>
      </w:r>
      <w:r w:rsidR="00CD18EF">
        <w:rPr>
          <w:rFonts w:eastAsiaTheme="minorHAnsi" w:hint="eastAsia"/>
          <w:szCs w:val="21"/>
        </w:rPr>
        <w:t xml:space="preserve"> Mr. Takeshi Ikeda </w:t>
      </w:r>
    </w:p>
    <w:p w14:paraId="112843E7" w14:textId="77777777" w:rsidR="00765074" w:rsidRDefault="00765074" w:rsidP="00765074">
      <w:pPr>
        <w:jc w:val="left"/>
        <w:rPr>
          <w:rFonts w:eastAsiaTheme="minorHAnsi"/>
          <w:szCs w:val="21"/>
        </w:rPr>
      </w:pPr>
    </w:p>
    <w:p w14:paraId="5EE45BFE" w14:textId="522E2E61" w:rsidR="008427C1" w:rsidRPr="001D3E94" w:rsidRDefault="00CD18EF" w:rsidP="00765074">
      <w:pPr>
        <w:jc w:val="left"/>
        <w:rPr>
          <w:rFonts w:eastAsiaTheme="minorHAnsi"/>
          <w:szCs w:val="21"/>
        </w:rPr>
      </w:pPr>
      <w:r>
        <w:rPr>
          <w:rFonts w:eastAsiaTheme="minorHAnsi" w:hint="eastAsia"/>
          <w:szCs w:val="21"/>
        </w:rPr>
        <w:t>&lt;Agenda&gt;</w:t>
      </w:r>
    </w:p>
    <w:p w14:paraId="3D646C00" w14:textId="4F2CC315" w:rsidR="00CD18EF" w:rsidRDefault="001E4DD7" w:rsidP="001E4DD7">
      <w:pPr>
        <w:numPr>
          <w:ilvl w:val="0"/>
          <w:numId w:val="16"/>
        </w:numPr>
        <w:contextualSpacing/>
        <w:jc w:val="left"/>
        <w:rPr>
          <w:rFonts w:eastAsiaTheme="minorHAnsi"/>
          <w:szCs w:val="21"/>
        </w:rPr>
      </w:pPr>
      <w:r>
        <w:rPr>
          <w:rFonts w:eastAsiaTheme="minorHAnsi" w:hint="eastAsia"/>
          <w:szCs w:val="21"/>
        </w:rPr>
        <w:t>Participants Intro</w:t>
      </w:r>
    </w:p>
    <w:p w14:paraId="03CDBEA6" w14:textId="77777777" w:rsidR="001E4DD7" w:rsidRPr="001E4DD7" w:rsidRDefault="001E4DD7" w:rsidP="001E4DD7">
      <w:pPr>
        <w:numPr>
          <w:ilvl w:val="0"/>
          <w:numId w:val="16"/>
        </w:numPr>
        <w:contextualSpacing/>
        <w:jc w:val="left"/>
        <w:rPr>
          <w:rFonts w:eastAsiaTheme="minorHAnsi"/>
          <w:szCs w:val="21"/>
        </w:rPr>
      </w:pPr>
      <w:r w:rsidRPr="001E4DD7">
        <w:rPr>
          <w:rFonts w:eastAsiaTheme="minorHAnsi"/>
          <w:szCs w:val="21"/>
        </w:rPr>
        <w:t>ISZE/IML Lubricants Presentation</w:t>
      </w:r>
    </w:p>
    <w:p w14:paraId="07178ACC" w14:textId="77777777" w:rsidR="001E4DD7" w:rsidRPr="001E4DD7" w:rsidRDefault="001E4DD7" w:rsidP="001E4DD7">
      <w:pPr>
        <w:numPr>
          <w:ilvl w:val="0"/>
          <w:numId w:val="16"/>
        </w:numPr>
        <w:contextualSpacing/>
        <w:jc w:val="left"/>
        <w:rPr>
          <w:rFonts w:eastAsiaTheme="minorHAnsi"/>
          <w:szCs w:val="21"/>
        </w:rPr>
      </w:pPr>
      <w:r w:rsidRPr="001E4DD7">
        <w:rPr>
          <w:rFonts w:eastAsiaTheme="minorHAnsi"/>
          <w:szCs w:val="21"/>
        </w:rPr>
        <w:t>Europe Centralized Purchasing Initiative</w:t>
      </w:r>
    </w:p>
    <w:p w14:paraId="033DA743" w14:textId="0D5AB530" w:rsidR="001E4DD7" w:rsidRDefault="001E4DD7" w:rsidP="001E4DD7">
      <w:pPr>
        <w:numPr>
          <w:ilvl w:val="0"/>
          <w:numId w:val="16"/>
        </w:numPr>
        <w:contextualSpacing/>
        <w:jc w:val="left"/>
        <w:rPr>
          <w:rFonts w:eastAsiaTheme="minorHAnsi"/>
          <w:szCs w:val="21"/>
        </w:rPr>
      </w:pPr>
      <w:r w:rsidRPr="001E4DD7">
        <w:rPr>
          <w:rFonts w:eastAsiaTheme="minorHAnsi"/>
          <w:szCs w:val="21"/>
        </w:rPr>
        <w:t>Deep dive</w:t>
      </w:r>
      <w:r>
        <w:rPr>
          <w:rFonts w:eastAsiaTheme="minorHAnsi" w:hint="eastAsia"/>
          <w:szCs w:val="21"/>
        </w:rPr>
        <w:t xml:space="preserve"> </w:t>
      </w:r>
      <w:r>
        <w:rPr>
          <w:rFonts w:eastAsiaTheme="minorHAnsi"/>
          <w:szCs w:val="21"/>
        </w:rPr>
        <w:t>–</w:t>
      </w:r>
      <w:r>
        <w:rPr>
          <w:rFonts w:eastAsiaTheme="minorHAnsi" w:hint="eastAsia"/>
          <w:szCs w:val="21"/>
        </w:rPr>
        <w:t xml:space="preserve"> Open discussion</w:t>
      </w:r>
    </w:p>
    <w:p w14:paraId="46302C74" w14:textId="77777777" w:rsidR="001E4DD7" w:rsidRDefault="001E4DD7" w:rsidP="00CD18EF">
      <w:pPr>
        <w:jc w:val="left"/>
        <w:rPr>
          <w:rFonts w:eastAsiaTheme="minorHAnsi"/>
          <w:szCs w:val="21"/>
        </w:rPr>
      </w:pPr>
      <w:r>
        <w:rPr>
          <w:rFonts w:eastAsiaTheme="minorHAnsi"/>
          <w:szCs w:val="21"/>
        </w:rPr>
        <w:br/>
      </w:r>
      <w:r>
        <w:rPr>
          <w:rFonts w:eastAsiaTheme="minorHAnsi" w:hint="eastAsia"/>
          <w:szCs w:val="21"/>
        </w:rPr>
        <w:t>&lt;Summary&gt;</w:t>
      </w:r>
    </w:p>
    <w:p w14:paraId="4FE2E491" w14:textId="0F5822E9" w:rsidR="003543C3" w:rsidRPr="00450FBE" w:rsidRDefault="00000000" w:rsidP="00450FBE">
      <w:pPr>
        <w:pStyle w:val="a3"/>
        <w:numPr>
          <w:ilvl w:val="0"/>
          <w:numId w:val="16"/>
        </w:numPr>
        <w:rPr>
          <w:rFonts w:eastAsiaTheme="minorHAnsi"/>
          <w:szCs w:val="21"/>
        </w:rPr>
      </w:pPr>
      <w:r w:rsidRPr="00450FBE">
        <w:rPr>
          <w:rFonts w:eastAsiaTheme="minorHAnsi" w:hint="eastAsia"/>
          <w:szCs w:val="21"/>
        </w:rPr>
        <w:t xml:space="preserve">ITUK </w:t>
      </w:r>
      <w:r w:rsidR="00524B56" w:rsidRPr="00524B56">
        <w:rPr>
          <w:rFonts w:hint="eastAsia"/>
        </w:rPr>
        <w:t>expressed strong</w:t>
      </w:r>
      <w:r w:rsidRPr="00450FBE">
        <w:rPr>
          <w:rFonts w:eastAsiaTheme="minorHAnsi" w:hint="eastAsia"/>
          <w:szCs w:val="21"/>
        </w:rPr>
        <w:t xml:space="preserve"> interest in </w:t>
      </w:r>
      <w:r w:rsidR="00524B56" w:rsidRPr="00524B56">
        <w:rPr>
          <w:rFonts w:hint="eastAsia"/>
        </w:rPr>
        <w:t>participating in the</w:t>
      </w:r>
      <w:r w:rsidRPr="00450FBE">
        <w:rPr>
          <w:rFonts w:eastAsiaTheme="minorHAnsi" w:hint="eastAsia"/>
          <w:szCs w:val="21"/>
        </w:rPr>
        <w:t xml:space="preserve"> Centralized Purchasing </w:t>
      </w:r>
      <w:del w:id="0" w:author="Takeshi Ikeda ISZJ" w:date="2026-08-20T09:42:00Z" w16du:dateUtc="2026-08-20T00:42:00Z">
        <w:r w:rsidRPr="00450FBE" w:rsidDel="000C69C8">
          <w:rPr>
            <w:rFonts w:eastAsiaTheme="minorHAnsi" w:hint="eastAsia"/>
            <w:szCs w:val="21"/>
          </w:rPr>
          <w:delText>(CP)</w:delText>
        </w:r>
      </w:del>
      <w:r w:rsidRPr="00450FBE">
        <w:rPr>
          <w:rFonts w:eastAsiaTheme="minorHAnsi" w:hint="eastAsia"/>
          <w:szCs w:val="21"/>
        </w:rPr>
        <w:t xml:space="preserve"> </w:t>
      </w:r>
      <w:r w:rsidR="00524B56" w:rsidRPr="00524B56">
        <w:rPr>
          <w:rFonts w:hint="eastAsia"/>
        </w:rPr>
        <w:t xml:space="preserve">initiative </w:t>
      </w:r>
      <w:r w:rsidRPr="00450FBE">
        <w:rPr>
          <w:rFonts w:eastAsiaTheme="minorHAnsi" w:hint="eastAsia"/>
          <w:szCs w:val="21"/>
        </w:rPr>
        <w:t xml:space="preserve">and agreed to join the study </w:t>
      </w:r>
      <w:r w:rsidR="00524B56" w:rsidRPr="00524B56">
        <w:rPr>
          <w:rFonts w:hint="eastAsia"/>
        </w:rPr>
        <w:t>to identify</w:t>
      </w:r>
      <w:r w:rsidRPr="00450FBE">
        <w:rPr>
          <w:rFonts w:eastAsiaTheme="minorHAnsi" w:hint="eastAsia"/>
          <w:szCs w:val="21"/>
        </w:rPr>
        <w:t xml:space="preserve"> the </w:t>
      </w:r>
      <w:r w:rsidR="00524B56" w:rsidRPr="00524B56">
        <w:rPr>
          <w:rFonts w:hint="eastAsia"/>
        </w:rPr>
        <w:t xml:space="preserve">potential </w:t>
      </w:r>
      <w:ins w:id="1" w:author="Takeshi Ikeda ISZJ" w:date="2026-08-20T09:43:00Z" w16du:dateUtc="2026-08-20T00:43:00Z">
        <w:r w:rsidR="000C69C8">
          <w:t>“</w:t>
        </w:r>
      </w:ins>
      <w:r w:rsidRPr="00450FBE">
        <w:rPr>
          <w:rFonts w:eastAsiaTheme="minorHAnsi" w:hint="eastAsia"/>
          <w:szCs w:val="21"/>
        </w:rPr>
        <w:t>opportunity</w:t>
      </w:r>
      <w:ins w:id="2" w:author="Takeshi Ikeda ISZJ" w:date="2026-08-20T09:43:00Z" w16du:dateUtc="2026-08-20T00:43:00Z">
        <w:r w:rsidR="000C69C8">
          <w:rPr>
            <w:rFonts w:eastAsiaTheme="minorHAnsi"/>
            <w:szCs w:val="21"/>
          </w:rPr>
          <w:t>”</w:t>
        </w:r>
      </w:ins>
      <w:r w:rsidR="00524B56" w:rsidRPr="00524B56">
        <w:rPr>
          <w:rFonts w:hint="eastAsia"/>
        </w:rPr>
        <w:t xml:space="preserve"> volume.</w:t>
      </w:r>
    </w:p>
    <w:p w14:paraId="74CABCF9" w14:textId="0A8C07C8" w:rsidR="003543C3" w:rsidRPr="00450FBE" w:rsidRDefault="00000000" w:rsidP="00450FBE">
      <w:pPr>
        <w:pStyle w:val="a3"/>
        <w:numPr>
          <w:ilvl w:val="0"/>
          <w:numId w:val="16"/>
        </w:numPr>
        <w:rPr>
          <w:rFonts w:eastAsiaTheme="minorHAnsi"/>
          <w:szCs w:val="21"/>
        </w:rPr>
      </w:pPr>
      <w:r w:rsidRPr="00450FBE">
        <w:rPr>
          <w:rFonts w:eastAsiaTheme="minorHAnsi" w:hint="eastAsia"/>
          <w:szCs w:val="21"/>
        </w:rPr>
        <w:t xml:space="preserve">ITUK </w:t>
      </w:r>
      <w:r w:rsidR="005365B4" w:rsidRPr="005365B4">
        <w:rPr>
          <w:rFonts w:hint="eastAsia"/>
        </w:rPr>
        <w:t>will</w:t>
      </w:r>
      <w:r w:rsidRPr="00450FBE">
        <w:rPr>
          <w:rFonts w:eastAsiaTheme="minorHAnsi" w:hint="eastAsia"/>
          <w:szCs w:val="21"/>
        </w:rPr>
        <w:t xml:space="preserve"> provide </w:t>
      </w:r>
      <w:r w:rsidR="005365B4" w:rsidRPr="005365B4">
        <w:rPr>
          <w:rFonts w:hint="eastAsia"/>
        </w:rPr>
        <w:t>the following data, which will</w:t>
      </w:r>
      <w:r w:rsidRPr="00450FBE">
        <w:rPr>
          <w:rFonts w:eastAsiaTheme="minorHAnsi" w:hint="eastAsia"/>
          <w:szCs w:val="21"/>
        </w:rPr>
        <w:t xml:space="preserve"> be </w:t>
      </w:r>
      <w:r w:rsidR="005365B4" w:rsidRPr="005365B4">
        <w:rPr>
          <w:rFonts w:hint="eastAsia"/>
        </w:rPr>
        <w:t>used</w:t>
      </w:r>
      <w:r w:rsidRPr="00450FBE">
        <w:rPr>
          <w:rFonts w:eastAsiaTheme="minorHAnsi" w:hint="eastAsia"/>
          <w:szCs w:val="21"/>
        </w:rPr>
        <w:t xml:space="preserve"> for </w:t>
      </w:r>
      <w:r w:rsidR="005365B4" w:rsidRPr="005365B4">
        <w:rPr>
          <w:rFonts w:hint="eastAsia"/>
        </w:rPr>
        <w:t>the above-mentioned opportunity</w:t>
      </w:r>
      <w:r w:rsidRPr="00450FBE">
        <w:rPr>
          <w:rFonts w:eastAsiaTheme="minorHAnsi" w:hint="eastAsia"/>
          <w:szCs w:val="21"/>
        </w:rPr>
        <w:t xml:space="preserve"> study.</w:t>
      </w:r>
    </w:p>
    <w:p w14:paraId="12EAACB2" w14:textId="39133615" w:rsidR="003543C3" w:rsidRPr="00450FBE" w:rsidRDefault="00000000">
      <w:pPr>
        <w:pStyle w:val="a3"/>
        <w:numPr>
          <w:ilvl w:val="1"/>
          <w:numId w:val="16"/>
        </w:numPr>
        <w:rPr>
          <w:rFonts w:eastAsiaTheme="minorHAnsi"/>
          <w:szCs w:val="21"/>
        </w:rPr>
        <w:pPrChange w:id="3" w:author="Takeshi Ikeda ISZJ" w:date="2026-08-20T09:47:00Z" w16du:dateUtc="2026-08-20T00:47:00Z">
          <w:pPr>
            <w:pStyle w:val="a3"/>
            <w:numPr>
              <w:ilvl w:val="2"/>
              <w:numId w:val="16"/>
            </w:numPr>
            <w:ind w:left="1320" w:hanging="440"/>
          </w:pPr>
        </w:pPrChange>
      </w:pPr>
      <w:r w:rsidRPr="00450FBE">
        <w:rPr>
          <w:rFonts w:eastAsiaTheme="minorHAnsi" w:hint="eastAsia"/>
          <w:szCs w:val="21"/>
        </w:rPr>
        <w:t xml:space="preserve">Unit price history: </w:t>
      </w:r>
      <w:r w:rsidR="000904DE" w:rsidRPr="000904DE">
        <w:rPr>
          <w:rFonts w:hint="eastAsia"/>
        </w:rPr>
        <w:t xml:space="preserve">to be used to clarify price changes </w:t>
      </w:r>
      <w:r w:rsidRPr="00450FBE">
        <w:rPr>
          <w:rFonts w:eastAsiaTheme="minorHAnsi" w:hint="eastAsia"/>
          <w:szCs w:val="21"/>
        </w:rPr>
        <w:t xml:space="preserve">before and after </w:t>
      </w:r>
      <w:r w:rsidR="000904DE" w:rsidRPr="000904DE">
        <w:rPr>
          <w:rFonts w:hint="eastAsia"/>
        </w:rPr>
        <w:t>the</w:t>
      </w:r>
      <w:r w:rsidRPr="00450FBE">
        <w:rPr>
          <w:rFonts w:eastAsiaTheme="minorHAnsi" w:hint="eastAsia"/>
          <w:szCs w:val="21"/>
        </w:rPr>
        <w:t xml:space="preserve"> Iran</w:t>
      </w:r>
      <w:r w:rsidR="000904DE" w:rsidRPr="000904DE">
        <w:rPr>
          <w:rFonts w:hint="eastAsia"/>
        </w:rPr>
        <w:t xml:space="preserve"> conflict</w:t>
      </w:r>
    </w:p>
    <w:p w14:paraId="557AA486" w14:textId="42E729CC" w:rsidR="001F2CD1" w:rsidRDefault="001F2CD1">
      <w:pPr>
        <w:numPr>
          <w:ilvl w:val="1"/>
          <w:numId w:val="16"/>
        </w:numPr>
        <w:contextualSpacing/>
        <w:jc w:val="left"/>
        <w:rPr>
          <w:ins w:id="4" w:author="Takeshi Ikeda ISZJ" w:date="2026-08-20T09:43:00Z" w16du:dateUtc="2026-08-20T00:43:00Z"/>
          <w:rFonts w:eastAsiaTheme="minorHAnsi"/>
          <w:szCs w:val="21"/>
        </w:rPr>
        <w:pPrChange w:id="5" w:author="Takeshi Ikeda ISZJ" w:date="2026-08-20T09:47:00Z" w16du:dateUtc="2026-08-20T00:47:00Z">
          <w:pPr>
            <w:numPr>
              <w:ilvl w:val="2"/>
              <w:numId w:val="16"/>
            </w:numPr>
            <w:ind w:left="1320" w:hanging="440"/>
            <w:contextualSpacing/>
            <w:jc w:val="left"/>
          </w:pPr>
        </w:pPrChange>
      </w:pPr>
      <w:proofErr w:type="gramStart"/>
      <w:r>
        <w:rPr>
          <w:rFonts w:eastAsiaTheme="minorHAnsi" w:hint="eastAsia"/>
          <w:szCs w:val="21"/>
        </w:rPr>
        <w:t>Vehicle park</w:t>
      </w:r>
      <w:proofErr w:type="gramEnd"/>
    </w:p>
    <w:p w14:paraId="0E9CBC00" w14:textId="4674D052" w:rsidR="000C69C8" w:rsidRDefault="00C74F10">
      <w:pPr>
        <w:numPr>
          <w:ilvl w:val="1"/>
          <w:numId w:val="16"/>
        </w:numPr>
        <w:contextualSpacing/>
        <w:jc w:val="left"/>
        <w:rPr>
          <w:ins w:id="6" w:author="Takeshi Ikeda ISZJ" w:date="2026-08-20T09:47:00Z" w16du:dateUtc="2026-08-20T00:47:00Z"/>
          <w:rFonts w:eastAsiaTheme="minorHAnsi"/>
          <w:szCs w:val="21"/>
        </w:rPr>
        <w:pPrChange w:id="7" w:author="Takeshi Ikeda ISZJ" w:date="2026-08-20T09:47:00Z" w16du:dateUtc="2026-08-20T00:47:00Z">
          <w:pPr>
            <w:numPr>
              <w:ilvl w:val="2"/>
              <w:numId w:val="16"/>
            </w:numPr>
            <w:ind w:left="1320" w:hanging="440"/>
            <w:contextualSpacing/>
            <w:jc w:val="left"/>
          </w:pPr>
        </w:pPrChange>
      </w:pPr>
      <w:ins w:id="8" w:author="Takeshi Ikeda ISZJ" w:date="2026-08-20T09:46:00Z" w16du:dateUtc="2026-08-20T00:46:00Z">
        <w:r>
          <w:rPr>
            <w:rFonts w:eastAsiaTheme="minorHAnsi" w:hint="eastAsia"/>
            <w:szCs w:val="21"/>
          </w:rPr>
          <w:t xml:space="preserve">Service retention </w:t>
        </w:r>
      </w:ins>
    </w:p>
    <w:p w14:paraId="471C7927" w14:textId="208E0B80" w:rsidR="00E00C5A" w:rsidRDefault="007F393C">
      <w:pPr>
        <w:numPr>
          <w:ilvl w:val="2"/>
          <w:numId w:val="16"/>
        </w:numPr>
        <w:contextualSpacing/>
        <w:jc w:val="left"/>
        <w:rPr>
          <w:rFonts w:eastAsiaTheme="minorHAnsi"/>
          <w:szCs w:val="21"/>
        </w:rPr>
        <w:pPrChange w:id="9" w:author="Takeshi Ikeda ISZJ" w:date="2026-08-20T09:47:00Z" w16du:dateUtc="2026-08-20T00:47:00Z">
          <w:pPr>
            <w:numPr>
              <w:ilvl w:val="1"/>
              <w:numId w:val="16"/>
            </w:numPr>
            <w:ind w:left="880" w:hanging="440"/>
            <w:contextualSpacing/>
            <w:jc w:val="left"/>
          </w:pPr>
        </w:pPrChange>
      </w:pPr>
      <w:ins w:id="10" w:author="Takeshi Ikeda ISZJ" w:date="2026-08-20T09:47:00Z" w16du:dateUtc="2026-08-20T00:47:00Z">
        <w:r>
          <w:rPr>
            <w:rFonts w:eastAsiaTheme="minorHAnsi" w:hint="eastAsia"/>
            <w:szCs w:val="21"/>
          </w:rPr>
          <w:t xml:space="preserve">Opportunity study: </w:t>
        </w:r>
      </w:ins>
      <w:ins w:id="11" w:author="Takeshi Ikeda ISZJ" w:date="2026-08-20T10:04:00Z" w16du:dateUtc="2026-08-20T01:04:00Z">
        <w:r w:rsidR="000B4509" w:rsidRPr="000B4509">
          <w:rPr>
            <w:rFonts w:eastAsiaTheme="minorHAnsi"/>
            <w:szCs w:val="21"/>
          </w:rPr>
          <w:t>Participants agreed that there may be potential to expand engine oil sales beyond the current volume of approximately 150,000 L, which is mainly generated through maintenance contract services and counter sales. As the detailed breakdown, the relationship with maintenance contract penetration and UIO, and potential demand for use in other OEM vehicles have not yet been fully analyzed, participants agreed to conduct a further study to identify potential additional volume and evaluate its possible impact on supplier negotiations.</w:t>
        </w:r>
      </w:ins>
    </w:p>
    <w:p w14:paraId="354998AE" w14:textId="3452C7A9" w:rsidR="008742B5" w:rsidRPr="008742B5" w:rsidRDefault="008742B5" w:rsidP="008742B5">
      <w:pPr>
        <w:numPr>
          <w:ilvl w:val="0"/>
          <w:numId w:val="16"/>
        </w:numPr>
        <w:contextualSpacing/>
        <w:jc w:val="left"/>
        <w:rPr>
          <w:rFonts w:eastAsiaTheme="minorHAnsi"/>
          <w:szCs w:val="21"/>
        </w:rPr>
      </w:pPr>
      <w:r>
        <w:rPr>
          <w:rFonts w:eastAsiaTheme="minorHAnsi" w:hint="eastAsia"/>
          <w:szCs w:val="21"/>
        </w:rPr>
        <w:t>ITUK-ISZE-IML to follow up. Next meeting: TBD.</w:t>
      </w:r>
    </w:p>
    <w:p w14:paraId="6BD4C1FB" w14:textId="3369D1E0" w:rsidR="00CD18EF" w:rsidRPr="001F2CD1" w:rsidRDefault="00CD18EF" w:rsidP="001F2CD1">
      <w:pPr>
        <w:contextualSpacing/>
        <w:jc w:val="left"/>
        <w:rPr>
          <w:rFonts w:eastAsiaTheme="minorHAnsi"/>
          <w:szCs w:val="21"/>
        </w:rPr>
      </w:pPr>
      <w:r w:rsidRPr="001F2CD1">
        <w:rPr>
          <w:rFonts w:eastAsiaTheme="minorHAnsi" w:hint="eastAsia"/>
          <w:szCs w:val="21"/>
        </w:rPr>
        <w:t>&lt;Minutes&gt;</w:t>
      </w:r>
    </w:p>
    <w:p w14:paraId="4D5BDAD4" w14:textId="77777777" w:rsidR="008742B5" w:rsidRDefault="008742B5" w:rsidP="008742B5">
      <w:pPr>
        <w:numPr>
          <w:ilvl w:val="0"/>
          <w:numId w:val="6"/>
        </w:numPr>
        <w:contextualSpacing/>
        <w:jc w:val="left"/>
        <w:rPr>
          <w:rFonts w:eastAsiaTheme="minorHAnsi"/>
          <w:szCs w:val="21"/>
        </w:rPr>
      </w:pPr>
      <w:r>
        <w:rPr>
          <w:rFonts w:eastAsiaTheme="minorHAnsi" w:hint="eastAsia"/>
          <w:szCs w:val="21"/>
        </w:rPr>
        <w:lastRenderedPageBreak/>
        <w:t>Participants Intro</w:t>
      </w:r>
    </w:p>
    <w:p w14:paraId="34403586" w14:textId="310EA6D6" w:rsidR="003543C3" w:rsidRPr="00450FBE" w:rsidRDefault="00000000" w:rsidP="00450FBE">
      <w:pPr>
        <w:pStyle w:val="a3"/>
        <w:numPr>
          <w:ilvl w:val="2"/>
          <w:numId w:val="6"/>
        </w:numPr>
        <w:rPr>
          <w:rFonts w:eastAsiaTheme="minorHAnsi"/>
          <w:szCs w:val="21"/>
        </w:rPr>
      </w:pPr>
      <w:r w:rsidRPr="00450FBE">
        <w:rPr>
          <w:rFonts w:eastAsiaTheme="minorHAnsi" w:hint="eastAsia"/>
          <w:szCs w:val="21"/>
        </w:rPr>
        <w:t xml:space="preserve">IML introduced </w:t>
      </w:r>
      <w:r w:rsidR="00196369" w:rsidRPr="00196369">
        <w:rPr>
          <w:rFonts w:hint="eastAsia"/>
        </w:rPr>
        <w:t xml:space="preserve">the </w:t>
      </w:r>
      <w:r w:rsidRPr="00450FBE">
        <w:rPr>
          <w:rFonts w:eastAsiaTheme="minorHAnsi" w:hint="eastAsia"/>
          <w:szCs w:val="21"/>
        </w:rPr>
        <w:t xml:space="preserve">International Parts Business </w:t>
      </w:r>
      <w:r w:rsidR="00196369" w:rsidRPr="00196369">
        <w:rPr>
          <w:rFonts w:hint="eastAsia"/>
        </w:rPr>
        <w:t>Department</w:t>
      </w:r>
      <w:r w:rsidRPr="00450FBE">
        <w:rPr>
          <w:rFonts w:eastAsiaTheme="minorHAnsi" w:hint="eastAsia"/>
          <w:szCs w:val="21"/>
        </w:rPr>
        <w:t xml:space="preserve"> and </w:t>
      </w:r>
      <w:r w:rsidR="00196369" w:rsidRPr="00196369">
        <w:rPr>
          <w:rFonts w:hint="eastAsia"/>
        </w:rPr>
        <w:t xml:space="preserve">the </w:t>
      </w:r>
      <w:r w:rsidRPr="00450FBE">
        <w:rPr>
          <w:rFonts w:eastAsiaTheme="minorHAnsi" w:hint="eastAsia"/>
          <w:szCs w:val="21"/>
        </w:rPr>
        <w:t>Product Group</w:t>
      </w:r>
      <w:r w:rsidR="00196369" w:rsidRPr="00196369">
        <w:rPr>
          <w:rFonts w:hint="eastAsia"/>
        </w:rPr>
        <w:t>.</w:t>
      </w:r>
    </w:p>
    <w:p w14:paraId="5A1744CC" w14:textId="574EDB08" w:rsidR="008742B5" w:rsidRPr="008742B5" w:rsidRDefault="008742B5" w:rsidP="008742B5">
      <w:pPr>
        <w:pStyle w:val="a3"/>
        <w:numPr>
          <w:ilvl w:val="0"/>
          <w:numId w:val="6"/>
        </w:numPr>
        <w:jc w:val="left"/>
        <w:rPr>
          <w:rFonts w:eastAsiaTheme="minorHAnsi"/>
          <w:szCs w:val="21"/>
        </w:rPr>
      </w:pPr>
      <w:r w:rsidRPr="008742B5">
        <w:rPr>
          <w:rFonts w:eastAsiaTheme="minorHAnsi"/>
          <w:szCs w:val="21"/>
        </w:rPr>
        <w:t>ISZE/IML Lubricants Presentation</w:t>
      </w:r>
      <w:r>
        <w:rPr>
          <w:rFonts w:eastAsiaTheme="minorHAnsi" w:hint="eastAsia"/>
          <w:szCs w:val="21"/>
        </w:rPr>
        <w:t xml:space="preserve"> / </w:t>
      </w:r>
      <w:r w:rsidRPr="008742B5">
        <w:rPr>
          <w:rFonts w:eastAsiaTheme="minorHAnsi"/>
          <w:szCs w:val="21"/>
        </w:rPr>
        <w:t>Europe Centralized Purchasing Initiative</w:t>
      </w:r>
    </w:p>
    <w:p w14:paraId="24CD3F26" w14:textId="5EABBC58" w:rsidR="003543C3" w:rsidRDefault="00000000" w:rsidP="00450FBE">
      <w:pPr>
        <w:pStyle w:val="a3"/>
        <w:numPr>
          <w:ilvl w:val="2"/>
          <w:numId w:val="6"/>
        </w:numPr>
        <w:jc w:val="left"/>
        <w:rPr>
          <w:rFonts w:eastAsiaTheme="minorHAnsi"/>
          <w:szCs w:val="21"/>
        </w:rPr>
      </w:pPr>
      <w:r>
        <w:rPr>
          <w:rFonts w:eastAsiaTheme="minorHAnsi" w:hint="eastAsia"/>
          <w:szCs w:val="21"/>
        </w:rPr>
        <w:t xml:space="preserve">IML presented </w:t>
      </w:r>
      <w:r w:rsidR="000F1A31" w:rsidRPr="000F1A31">
        <w:rPr>
          <w:rFonts w:hint="eastAsia"/>
        </w:rPr>
        <w:t>its initiatives related to</w:t>
      </w:r>
      <w:r>
        <w:rPr>
          <w:rFonts w:eastAsiaTheme="minorHAnsi" w:hint="eastAsia"/>
          <w:szCs w:val="21"/>
        </w:rPr>
        <w:t xml:space="preserve"> PMS and centralized purchasing</w:t>
      </w:r>
      <w:r w:rsidR="000F1A31" w:rsidRPr="000F1A31">
        <w:rPr>
          <w:rFonts w:hint="eastAsia"/>
        </w:rPr>
        <w:t>, including</w:t>
      </w:r>
      <w:r>
        <w:rPr>
          <w:rFonts w:eastAsiaTheme="minorHAnsi" w:hint="eastAsia"/>
          <w:szCs w:val="21"/>
        </w:rPr>
        <w:t xml:space="preserve"> activities conducted </w:t>
      </w:r>
      <w:r w:rsidR="000F1A31" w:rsidRPr="000F1A31">
        <w:rPr>
          <w:rFonts w:hint="eastAsia"/>
        </w:rPr>
        <w:t>to date</w:t>
      </w:r>
      <w:r>
        <w:rPr>
          <w:rFonts w:eastAsiaTheme="minorHAnsi" w:hint="eastAsia"/>
          <w:szCs w:val="21"/>
        </w:rPr>
        <w:t>.</w:t>
      </w:r>
    </w:p>
    <w:p w14:paraId="1ABC8B15" w14:textId="3BB52569" w:rsidR="008742B5" w:rsidRPr="008742B5" w:rsidRDefault="008742B5" w:rsidP="008742B5">
      <w:pPr>
        <w:pStyle w:val="a3"/>
        <w:numPr>
          <w:ilvl w:val="0"/>
          <w:numId w:val="6"/>
        </w:numPr>
        <w:jc w:val="left"/>
        <w:rPr>
          <w:rFonts w:eastAsiaTheme="minorHAnsi"/>
          <w:szCs w:val="21"/>
        </w:rPr>
      </w:pPr>
      <w:r w:rsidRPr="001E4DD7">
        <w:rPr>
          <w:rFonts w:eastAsiaTheme="minorHAnsi"/>
          <w:szCs w:val="21"/>
        </w:rPr>
        <w:t>Deep dive</w:t>
      </w:r>
      <w:r>
        <w:rPr>
          <w:rFonts w:eastAsiaTheme="minorHAnsi" w:hint="eastAsia"/>
          <w:szCs w:val="21"/>
        </w:rPr>
        <w:t xml:space="preserve"> </w:t>
      </w:r>
      <w:r>
        <w:rPr>
          <w:rFonts w:eastAsiaTheme="minorHAnsi"/>
          <w:szCs w:val="21"/>
        </w:rPr>
        <w:t>–</w:t>
      </w:r>
      <w:r>
        <w:rPr>
          <w:rFonts w:eastAsiaTheme="minorHAnsi" w:hint="eastAsia"/>
          <w:szCs w:val="21"/>
        </w:rPr>
        <w:t xml:space="preserve"> Open discussion</w:t>
      </w:r>
    </w:p>
    <w:p w14:paraId="78ED7842" w14:textId="51A20BEB" w:rsidR="003543C3" w:rsidRDefault="00000000" w:rsidP="008E7793">
      <w:pPr>
        <w:pStyle w:val="a3"/>
        <w:numPr>
          <w:ilvl w:val="0"/>
          <w:numId w:val="15"/>
        </w:numPr>
        <w:jc w:val="left"/>
        <w:rPr>
          <w:rFonts w:eastAsiaTheme="minorHAnsi"/>
          <w:szCs w:val="21"/>
        </w:rPr>
      </w:pPr>
      <w:r>
        <w:rPr>
          <w:rFonts w:eastAsiaTheme="minorHAnsi" w:hint="eastAsia"/>
          <w:szCs w:val="21"/>
        </w:rPr>
        <w:t xml:space="preserve">ITUK </w:t>
      </w:r>
      <w:r w:rsidR="008E7793" w:rsidRPr="008E7793">
        <w:rPr>
          <w:rFonts w:hint="eastAsia"/>
        </w:rPr>
        <w:t>shared relevant</w:t>
      </w:r>
      <w:r>
        <w:rPr>
          <w:rFonts w:eastAsiaTheme="minorHAnsi" w:hint="eastAsia"/>
          <w:szCs w:val="21"/>
        </w:rPr>
        <w:t xml:space="preserve"> data on </w:t>
      </w:r>
      <w:r>
        <w:rPr>
          <w:rFonts w:eastAsiaTheme="minorHAnsi"/>
          <w:szCs w:val="21"/>
        </w:rPr>
        <w:t>lubricant</w:t>
      </w:r>
      <w:r>
        <w:rPr>
          <w:rFonts w:eastAsiaTheme="minorHAnsi" w:hint="eastAsia"/>
          <w:szCs w:val="21"/>
        </w:rPr>
        <w:t xml:space="preserve"> sales, products, </w:t>
      </w:r>
      <w:r>
        <w:rPr>
          <w:rFonts w:eastAsiaTheme="minorHAnsi"/>
          <w:szCs w:val="21"/>
        </w:rPr>
        <w:t>maintenance</w:t>
      </w:r>
      <w:r>
        <w:rPr>
          <w:rFonts w:eastAsiaTheme="minorHAnsi" w:hint="eastAsia"/>
          <w:szCs w:val="21"/>
        </w:rPr>
        <w:t xml:space="preserve"> </w:t>
      </w:r>
      <w:r w:rsidR="008E7793" w:rsidRPr="008E7793">
        <w:rPr>
          <w:rFonts w:hint="eastAsia"/>
        </w:rPr>
        <w:t>contracts, and other related topics. The main points shared</w:t>
      </w:r>
      <w:r>
        <w:rPr>
          <w:rFonts w:eastAsiaTheme="minorHAnsi" w:hint="eastAsia"/>
          <w:szCs w:val="21"/>
        </w:rPr>
        <w:t xml:space="preserve"> are as </w:t>
      </w:r>
      <w:r>
        <w:rPr>
          <w:rFonts w:eastAsiaTheme="minorHAnsi"/>
          <w:szCs w:val="21"/>
        </w:rPr>
        <w:t>follows</w:t>
      </w:r>
      <w:r>
        <w:rPr>
          <w:rFonts w:eastAsiaTheme="minorHAnsi" w:hint="eastAsia"/>
          <w:szCs w:val="21"/>
        </w:rPr>
        <w:t>.</w:t>
      </w:r>
    </w:p>
    <w:p w14:paraId="5E6F131C" w14:textId="6D1ECD65" w:rsidR="00BB22A8" w:rsidRDefault="007B6365" w:rsidP="007B6365">
      <w:pPr>
        <w:pStyle w:val="a3"/>
        <w:numPr>
          <w:ilvl w:val="1"/>
          <w:numId w:val="15"/>
        </w:numPr>
        <w:jc w:val="left"/>
        <w:rPr>
          <w:rFonts w:eastAsiaTheme="minorHAnsi"/>
          <w:szCs w:val="21"/>
        </w:rPr>
      </w:pPr>
      <w:r>
        <w:rPr>
          <w:rFonts w:eastAsiaTheme="minorHAnsi" w:hint="eastAsia"/>
          <w:szCs w:val="21"/>
        </w:rPr>
        <w:t xml:space="preserve">ITUK chose to procure from Chevron </w:t>
      </w:r>
      <w:r>
        <w:rPr>
          <w:rFonts w:eastAsiaTheme="minorHAnsi"/>
          <w:szCs w:val="21"/>
        </w:rPr>
        <w:t>in</w:t>
      </w:r>
      <w:r>
        <w:rPr>
          <w:rFonts w:eastAsiaTheme="minorHAnsi" w:hint="eastAsia"/>
          <w:szCs w:val="21"/>
        </w:rPr>
        <w:t xml:space="preserve"> comparison with competitors</w:t>
      </w:r>
      <w:r>
        <w:rPr>
          <w:rFonts w:eastAsiaTheme="minorHAnsi"/>
          <w:szCs w:val="21"/>
        </w:rPr>
        <w:t>’</w:t>
      </w:r>
      <w:r>
        <w:rPr>
          <w:rFonts w:eastAsiaTheme="minorHAnsi" w:hint="eastAsia"/>
          <w:szCs w:val="21"/>
        </w:rPr>
        <w:t xml:space="preserve"> quotation. ITUK negotiates </w:t>
      </w:r>
      <w:proofErr w:type="gramStart"/>
      <w:r>
        <w:rPr>
          <w:rFonts w:eastAsiaTheme="minorHAnsi" w:hint="eastAsia"/>
          <w:szCs w:val="21"/>
        </w:rPr>
        <w:t>prices</w:t>
      </w:r>
      <w:proofErr w:type="gramEnd"/>
      <w:r>
        <w:rPr>
          <w:rFonts w:eastAsiaTheme="minorHAnsi" w:hint="eastAsia"/>
          <w:szCs w:val="21"/>
        </w:rPr>
        <w:t xml:space="preserve"> time to time. ITUK sees no objection </w:t>
      </w:r>
      <w:proofErr w:type="gramStart"/>
      <w:r>
        <w:rPr>
          <w:rFonts w:eastAsiaTheme="minorHAnsi" w:hint="eastAsia"/>
          <w:szCs w:val="21"/>
        </w:rPr>
        <w:t>nor</w:t>
      </w:r>
      <w:proofErr w:type="gramEnd"/>
      <w:r>
        <w:rPr>
          <w:rFonts w:eastAsiaTheme="minorHAnsi" w:hint="eastAsia"/>
          <w:szCs w:val="21"/>
        </w:rPr>
        <w:t xml:space="preserve"> blocker to change </w:t>
      </w:r>
      <w:proofErr w:type="gramStart"/>
      <w:r>
        <w:rPr>
          <w:rFonts w:eastAsiaTheme="minorHAnsi" w:hint="eastAsia"/>
          <w:szCs w:val="21"/>
        </w:rPr>
        <w:t>the supplier</w:t>
      </w:r>
      <w:proofErr w:type="gramEnd"/>
      <w:r>
        <w:rPr>
          <w:rFonts w:eastAsiaTheme="minorHAnsi" w:hint="eastAsia"/>
          <w:szCs w:val="21"/>
        </w:rPr>
        <w:t>.</w:t>
      </w:r>
    </w:p>
    <w:p w14:paraId="4CBBD2AB" w14:textId="427DB7CB" w:rsidR="003543C3" w:rsidRDefault="00DF6745" w:rsidP="00450FBE">
      <w:pPr>
        <w:pStyle w:val="a3"/>
        <w:numPr>
          <w:ilvl w:val="2"/>
          <w:numId w:val="15"/>
        </w:numPr>
        <w:jc w:val="left"/>
        <w:rPr>
          <w:rFonts w:eastAsiaTheme="minorHAnsi"/>
          <w:szCs w:val="21"/>
        </w:rPr>
      </w:pPr>
      <w:r w:rsidRPr="00DF6745">
        <w:rPr>
          <w:rFonts w:hint="eastAsia"/>
        </w:rPr>
        <w:t>Lubricants</w:t>
      </w:r>
      <w:r>
        <w:rPr>
          <w:rFonts w:eastAsiaTheme="minorHAnsi" w:hint="eastAsia"/>
          <w:szCs w:val="21"/>
        </w:rPr>
        <w:t xml:space="preserve"> are </w:t>
      </w:r>
      <w:r w:rsidRPr="00DF6745">
        <w:rPr>
          <w:rFonts w:hint="eastAsia"/>
        </w:rPr>
        <w:t>sold through workshops, counters</w:t>
      </w:r>
      <w:r>
        <w:rPr>
          <w:rFonts w:eastAsiaTheme="minorHAnsi" w:hint="eastAsia"/>
          <w:szCs w:val="21"/>
        </w:rPr>
        <w:t xml:space="preserve">, and maintenance </w:t>
      </w:r>
      <w:r w:rsidRPr="00DF6745">
        <w:rPr>
          <w:rFonts w:hint="eastAsia"/>
        </w:rPr>
        <w:t>contracts</w:t>
      </w:r>
      <w:r>
        <w:rPr>
          <w:rFonts w:eastAsiaTheme="minorHAnsi" w:hint="eastAsia"/>
          <w:szCs w:val="21"/>
        </w:rPr>
        <w:t xml:space="preserve">. ITUK monitors repair orders under maintenance </w:t>
      </w:r>
      <w:r w:rsidRPr="00DF6745">
        <w:rPr>
          <w:rFonts w:hint="eastAsia"/>
        </w:rPr>
        <w:t>contracts</w:t>
      </w:r>
      <w:r>
        <w:rPr>
          <w:rFonts w:eastAsiaTheme="minorHAnsi" w:hint="eastAsia"/>
          <w:szCs w:val="21"/>
        </w:rPr>
        <w:t xml:space="preserve"> and oil sales to prevent </w:t>
      </w:r>
      <w:r w:rsidRPr="00DF6745">
        <w:rPr>
          <w:rFonts w:hint="eastAsia"/>
        </w:rPr>
        <w:t>the use of</w:t>
      </w:r>
      <w:r>
        <w:rPr>
          <w:rFonts w:eastAsiaTheme="minorHAnsi" w:hint="eastAsia"/>
          <w:szCs w:val="21"/>
        </w:rPr>
        <w:t xml:space="preserve"> oils purchased from other suppliers.</w:t>
      </w:r>
    </w:p>
    <w:p w14:paraId="7B9D18BC" w14:textId="0229F986" w:rsidR="007B6365" w:rsidRDefault="00C70E8D" w:rsidP="007B6365">
      <w:pPr>
        <w:pStyle w:val="a3"/>
        <w:numPr>
          <w:ilvl w:val="1"/>
          <w:numId w:val="15"/>
        </w:numPr>
        <w:jc w:val="left"/>
        <w:rPr>
          <w:rFonts w:eastAsiaTheme="minorHAnsi"/>
          <w:szCs w:val="21"/>
        </w:rPr>
      </w:pPr>
      <w:r w:rsidRPr="00C70E8D">
        <w:rPr>
          <w:rFonts w:eastAsiaTheme="minorHAnsi"/>
          <w:szCs w:val="21"/>
        </w:rPr>
        <w:t>As engine oil represents the majority of ITUK’s lubricant sales, ITUK’s interest in centralized purchasing of non-engine oils is relatively limited.</w:t>
      </w:r>
    </w:p>
    <w:p w14:paraId="2447F5BF" w14:textId="1F9A22A0" w:rsidR="003543C3" w:rsidRDefault="00000000" w:rsidP="00450FBE">
      <w:pPr>
        <w:pStyle w:val="a3"/>
        <w:numPr>
          <w:ilvl w:val="2"/>
          <w:numId w:val="15"/>
        </w:numPr>
        <w:jc w:val="left"/>
        <w:rPr>
          <w:rFonts w:eastAsiaTheme="minorHAnsi"/>
          <w:szCs w:val="21"/>
        </w:rPr>
      </w:pPr>
      <w:r>
        <w:rPr>
          <w:rFonts w:eastAsiaTheme="minorHAnsi" w:hint="eastAsia"/>
          <w:szCs w:val="21"/>
        </w:rPr>
        <w:t xml:space="preserve">Chevron </w:t>
      </w:r>
      <w:r>
        <w:rPr>
          <w:rFonts w:eastAsiaTheme="minorHAnsi"/>
          <w:szCs w:val="21"/>
        </w:rPr>
        <w:t>increased</w:t>
      </w:r>
      <w:r>
        <w:rPr>
          <w:rFonts w:eastAsiaTheme="minorHAnsi" w:hint="eastAsia"/>
          <w:szCs w:val="21"/>
        </w:rPr>
        <w:t xml:space="preserve"> </w:t>
      </w:r>
      <w:r w:rsidR="008215C6" w:rsidRPr="008215C6">
        <w:rPr>
          <w:rFonts w:hint="eastAsia"/>
        </w:rPr>
        <w:t>prices</w:t>
      </w:r>
      <w:r>
        <w:rPr>
          <w:rFonts w:eastAsiaTheme="minorHAnsi" w:hint="eastAsia"/>
          <w:szCs w:val="21"/>
        </w:rPr>
        <w:t xml:space="preserve"> twice</w:t>
      </w:r>
      <w:r w:rsidR="008215C6" w:rsidRPr="008215C6">
        <w:rPr>
          <w:rFonts w:hint="eastAsia"/>
        </w:rPr>
        <w:t>, in</w:t>
      </w:r>
      <w:r>
        <w:rPr>
          <w:rFonts w:eastAsiaTheme="minorHAnsi" w:hint="eastAsia"/>
          <w:szCs w:val="21"/>
        </w:rPr>
        <w:t xml:space="preserve"> April and July</w:t>
      </w:r>
      <w:r w:rsidR="008215C6" w:rsidRPr="008215C6">
        <w:rPr>
          <w:rFonts w:hint="eastAsia"/>
        </w:rPr>
        <w:t>,</w:t>
      </w:r>
      <w:r>
        <w:rPr>
          <w:rFonts w:eastAsiaTheme="minorHAnsi" w:hint="eastAsia"/>
          <w:szCs w:val="21"/>
        </w:rPr>
        <w:t xml:space="preserve"> due to </w:t>
      </w:r>
      <w:r w:rsidR="008215C6" w:rsidRPr="008215C6">
        <w:rPr>
          <w:rFonts w:hint="eastAsia"/>
        </w:rPr>
        <w:t xml:space="preserve">the </w:t>
      </w:r>
      <w:r>
        <w:rPr>
          <w:rFonts w:eastAsiaTheme="minorHAnsi" w:hint="eastAsia"/>
          <w:szCs w:val="21"/>
        </w:rPr>
        <w:t xml:space="preserve">situation in Iran. ITUK absorbed </w:t>
      </w:r>
      <w:r w:rsidR="008215C6" w:rsidRPr="008215C6">
        <w:rPr>
          <w:rFonts w:hint="eastAsia"/>
        </w:rPr>
        <w:t xml:space="preserve">the April </w:t>
      </w:r>
      <w:r>
        <w:rPr>
          <w:rFonts w:eastAsiaTheme="minorHAnsi" w:hint="eastAsia"/>
          <w:szCs w:val="21"/>
        </w:rPr>
        <w:t xml:space="preserve">increase </w:t>
      </w:r>
      <w:r w:rsidR="008215C6" w:rsidRPr="008215C6">
        <w:rPr>
          <w:rFonts w:hint="eastAsia"/>
        </w:rPr>
        <w:t>internally and revised its selling prices</w:t>
      </w:r>
      <w:r>
        <w:rPr>
          <w:rFonts w:eastAsiaTheme="minorHAnsi" w:hint="eastAsia"/>
          <w:szCs w:val="21"/>
        </w:rPr>
        <w:t xml:space="preserve"> in July to cover the increase.</w:t>
      </w:r>
    </w:p>
    <w:p w14:paraId="2058BB8E" w14:textId="53C56A5C" w:rsidR="003543C3" w:rsidRDefault="00000000" w:rsidP="00450FBE">
      <w:pPr>
        <w:pStyle w:val="a3"/>
        <w:numPr>
          <w:ilvl w:val="2"/>
          <w:numId w:val="15"/>
        </w:numPr>
        <w:jc w:val="left"/>
        <w:rPr>
          <w:rFonts w:eastAsiaTheme="minorHAnsi"/>
          <w:szCs w:val="21"/>
        </w:rPr>
      </w:pPr>
      <w:r>
        <w:rPr>
          <w:rFonts w:eastAsiaTheme="minorHAnsi" w:hint="eastAsia"/>
          <w:szCs w:val="21"/>
        </w:rPr>
        <w:t xml:space="preserve">ITUK </w:t>
      </w:r>
      <w:r w:rsidR="003B00A3" w:rsidRPr="003B00A3">
        <w:rPr>
          <w:rFonts w:hint="eastAsia"/>
        </w:rPr>
        <w:t>operates an</w:t>
      </w:r>
      <w:r>
        <w:rPr>
          <w:rFonts w:eastAsiaTheme="minorHAnsi" w:hint="eastAsia"/>
          <w:szCs w:val="21"/>
        </w:rPr>
        <w:t xml:space="preserve"> intranet for </w:t>
      </w:r>
      <w:r w:rsidR="003B00A3" w:rsidRPr="003B00A3">
        <w:rPr>
          <w:rFonts w:hint="eastAsia"/>
        </w:rPr>
        <w:t>its</w:t>
      </w:r>
      <w:r>
        <w:rPr>
          <w:rFonts w:eastAsiaTheme="minorHAnsi" w:hint="eastAsia"/>
          <w:szCs w:val="21"/>
        </w:rPr>
        <w:t xml:space="preserve"> clients. </w:t>
      </w:r>
      <w:r>
        <w:rPr>
          <w:rFonts w:eastAsiaTheme="minorHAnsi"/>
          <w:szCs w:val="21"/>
        </w:rPr>
        <w:t>T</w:t>
      </w:r>
      <w:r>
        <w:rPr>
          <w:rFonts w:eastAsiaTheme="minorHAnsi" w:hint="eastAsia"/>
          <w:szCs w:val="21"/>
        </w:rPr>
        <w:t xml:space="preserve">he intranet functions as </w:t>
      </w:r>
      <w:r w:rsidR="003B00A3" w:rsidRPr="003B00A3">
        <w:rPr>
          <w:rFonts w:hint="eastAsia"/>
        </w:rPr>
        <w:t xml:space="preserve">a </w:t>
      </w:r>
      <w:r>
        <w:rPr>
          <w:rFonts w:eastAsiaTheme="minorHAnsi" w:hint="eastAsia"/>
          <w:szCs w:val="21"/>
        </w:rPr>
        <w:t xml:space="preserve">client portal for </w:t>
      </w:r>
      <w:r w:rsidR="003B00A3" w:rsidRPr="003B00A3">
        <w:rPr>
          <w:rFonts w:hint="eastAsia"/>
        </w:rPr>
        <w:t xml:space="preserve">checking oil </w:t>
      </w:r>
      <w:r>
        <w:rPr>
          <w:rFonts w:eastAsiaTheme="minorHAnsi" w:hint="eastAsia"/>
          <w:szCs w:val="21"/>
        </w:rPr>
        <w:t>cross</w:t>
      </w:r>
      <w:r w:rsidR="003B00A3" w:rsidRPr="003B00A3">
        <w:rPr>
          <w:rFonts w:hint="eastAsia"/>
        </w:rPr>
        <w:t>-</w:t>
      </w:r>
      <w:r>
        <w:rPr>
          <w:rFonts w:eastAsiaTheme="minorHAnsi" w:hint="eastAsia"/>
          <w:szCs w:val="21"/>
        </w:rPr>
        <w:t xml:space="preserve">reference compatibility and </w:t>
      </w:r>
      <w:r w:rsidR="003B00A3" w:rsidRPr="003B00A3">
        <w:rPr>
          <w:rFonts w:hint="eastAsia"/>
        </w:rPr>
        <w:t>placing orders</w:t>
      </w:r>
      <w:r>
        <w:rPr>
          <w:rFonts w:eastAsiaTheme="minorHAnsi" w:hint="eastAsia"/>
          <w:szCs w:val="21"/>
        </w:rPr>
        <w:t>.</w:t>
      </w:r>
    </w:p>
    <w:p w14:paraId="5E0C3E78" w14:textId="050672F2" w:rsidR="003543C3" w:rsidRDefault="00000000" w:rsidP="00450FBE">
      <w:pPr>
        <w:pStyle w:val="a3"/>
        <w:numPr>
          <w:ilvl w:val="2"/>
          <w:numId w:val="15"/>
        </w:numPr>
        <w:jc w:val="left"/>
        <w:rPr>
          <w:rFonts w:eastAsiaTheme="minorHAnsi"/>
          <w:szCs w:val="21"/>
        </w:rPr>
      </w:pPr>
      <w:r>
        <w:rPr>
          <w:rFonts w:eastAsiaTheme="minorHAnsi"/>
          <w:szCs w:val="21"/>
        </w:rPr>
        <w:t>I</w:t>
      </w:r>
      <w:r>
        <w:rPr>
          <w:rFonts w:eastAsiaTheme="minorHAnsi" w:hint="eastAsia"/>
          <w:szCs w:val="21"/>
        </w:rPr>
        <w:t xml:space="preserve">n accordance with strict </w:t>
      </w:r>
      <w:r w:rsidR="00A40DB5" w:rsidRPr="00A40DB5">
        <w:rPr>
          <w:rFonts w:hint="eastAsia"/>
        </w:rPr>
        <w:t>UK</w:t>
      </w:r>
      <w:r w:rsidRPr="00245B95">
        <w:rPr>
          <w:rFonts w:eastAsiaTheme="minorHAnsi"/>
          <w:szCs w:val="21"/>
        </w:rPr>
        <w:t xml:space="preserve"> regulations, owners of vehicles above 3.5t are required to have their vehicles serviced at </w:t>
      </w:r>
      <w:proofErr w:type="spellStart"/>
      <w:r w:rsidRPr="00245B95">
        <w:rPr>
          <w:rFonts w:eastAsiaTheme="minorHAnsi"/>
          <w:szCs w:val="21"/>
        </w:rPr>
        <w:t>DLRs.</w:t>
      </w:r>
      <w:proofErr w:type="spellEnd"/>
      <w:r w:rsidRPr="00245B95">
        <w:rPr>
          <w:rFonts w:eastAsiaTheme="minorHAnsi"/>
          <w:szCs w:val="21"/>
        </w:rPr>
        <w:t xml:space="preserve"> While it is assumed that most vehicles are serviced at ISUZU-franchised DLRs, this will be verified with actual data.</w:t>
      </w:r>
    </w:p>
    <w:p w14:paraId="0333ADC9" w14:textId="37AE5F3C" w:rsidR="003543C3" w:rsidRPr="002C24DE" w:rsidRDefault="00000000" w:rsidP="00450FBE">
      <w:pPr>
        <w:pStyle w:val="a3"/>
        <w:numPr>
          <w:ilvl w:val="2"/>
          <w:numId w:val="15"/>
        </w:numPr>
        <w:jc w:val="left"/>
        <w:rPr>
          <w:rFonts w:eastAsiaTheme="minorHAnsi"/>
          <w:szCs w:val="21"/>
        </w:rPr>
      </w:pPr>
      <w:r>
        <w:rPr>
          <w:rFonts w:eastAsiaTheme="minorHAnsi" w:hint="eastAsia"/>
          <w:szCs w:val="21"/>
        </w:rPr>
        <w:t>Chevron provides marketing support</w:t>
      </w:r>
      <w:r w:rsidR="00450FBE" w:rsidRPr="00450FBE">
        <w:rPr>
          <w:rFonts w:hint="eastAsia"/>
        </w:rPr>
        <w:t>, including a 2.5% rebate on ITUK’s purchases</w:t>
      </w:r>
      <w:r>
        <w:rPr>
          <w:rFonts w:eastAsiaTheme="minorHAnsi" w:hint="eastAsia"/>
          <w:szCs w:val="21"/>
        </w:rPr>
        <w:t>.</w:t>
      </w:r>
    </w:p>
    <w:p w14:paraId="1020B2EB" w14:textId="33D20A7E" w:rsidR="001D3E94" w:rsidRPr="001D3E94" w:rsidRDefault="00BB22A8" w:rsidP="00BB22A8">
      <w:pPr>
        <w:ind w:firstLine="420"/>
        <w:jc w:val="center"/>
        <w:rPr>
          <w:rFonts w:eastAsiaTheme="minorHAnsi"/>
          <w:szCs w:val="21"/>
        </w:rPr>
      </w:pPr>
      <w:r>
        <w:rPr>
          <w:rFonts w:eastAsiaTheme="minorHAnsi" w:hint="eastAsia"/>
          <w:szCs w:val="21"/>
        </w:rPr>
        <w:t>*****</w:t>
      </w:r>
    </w:p>
    <w:sectPr w:rsidR="001D3E94" w:rsidRPr="001D3E9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EB3C" w14:textId="77777777" w:rsidR="00F921E8" w:rsidRDefault="00F921E8" w:rsidP="00615816">
      <w:r>
        <w:separator/>
      </w:r>
    </w:p>
  </w:endnote>
  <w:endnote w:type="continuationSeparator" w:id="0">
    <w:p w14:paraId="4D89965D" w14:textId="77777777" w:rsidR="00F921E8" w:rsidRDefault="00F921E8" w:rsidP="00615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75A6" w14:textId="77777777" w:rsidR="00F921E8" w:rsidRDefault="00F921E8" w:rsidP="00615816">
      <w:r>
        <w:separator/>
      </w:r>
    </w:p>
  </w:footnote>
  <w:footnote w:type="continuationSeparator" w:id="0">
    <w:p w14:paraId="6C384326" w14:textId="77777777" w:rsidR="00F921E8" w:rsidRDefault="00F921E8" w:rsidP="006158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E34"/>
    <w:multiLevelType w:val="hybridMultilevel"/>
    <w:tmpl w:val="FFFFFFFF"/>
    <w:lvl w:ilvl="0" w:tplc="AC50E346">
      <w:start w:val="1"/>
      <w:numFmt w:val="bullet"/>
      <w:lvlText w:val=""/>
      <w:lvlJc w:val="left"/>
      <w:pPr>
        <w:ind w:left="780" w:hanging="420"/>
      </w:pPr>
      <w:rPr>
        <w:rFonts w:ascii="Wingdings" w:hAnsi="Wingdings" w:hint="default"/>
      </w:rPr>
    </w:lvl>
    <w:lvl w:ilvl="1" w:tplc="B1B883DE">
      <w:start w:val="1"/>
      <w:numFmt w:val="bullet"/>
      <w:lvlText w:val="o"/>
      <w:lvlJc w:val="left"/>
      <w:pPr>
        <w:ind w:left="1500" w:hanging="420"/>
      </w:pPr>
      <w:rPr>
        <w:rFonts w:ascii="Courier New" w:hAnsi="Courier New" w:hint="default"/>
      </w:rPr>
    </w:lvl>
    <w:lvl w:ilvl="2" w:tplc="7C8A5FF6">
      <w:start w:val="1"/>
      <w:numFmt w:val="bullet"/>
      <w:lvlText w:val=""/>
      <w:lvlJc w:val="left"/>
      <w:pPr>
        <w:ind w:left="2220" w:hanging="420"/>
      </w:pPr>
      <w:rPr>
        <w:rFonts w:ascii="Wingdings" w:hAnsi="Wingdings" w:hint="default"/>
      </w:rPr>
    </w:lvl>
    <w:lvl w:ilvl="3" w:tplc="EA6E01EE">
      <w:start w:val="1"/>
      <w:numFmt w:val="bullet"/>
      <w:lvlText w:val=""/>
      <w:lvlJc w:val="left"/>
      <w:pPr>
        <w:ind w:left="2940" w:hanging="420"/>
      </w:pPr>
      <w:rPr>
        <w:rFonts w:ascii="Symbol" w:hAnsi="Symbol" w:hint="default"/>
      </w:rPr>
    </w:lvl>
    <w:lvl w:ilvl="4" w:tplc="878CAB76">
      <w:start w:val="1"/>
      <w:numFmt w:val="bullet"/>
      <w:lvlText w:val="o"/>
      <w:lvlJc w:val="left"/>
      <w:pPr>
        <w:ind w:left="3660" w:hanging="420"/>
      </w:pPr>
      <w:rPr>
        <w:rFonts w:ascii="Courier New" w:hAnsi="Courier New" w:hint="default"/>
      </w:rPr>
    </w:lvl>
    <w:lvl w:ilvl="5" w:tplc="4B3A87F0">
      <w:start w:val="1"/>
      <w:numFmt w:val="bullet"/>
      <w:lvlText w:val=""/>
      <w:lvlJc w:val="left"/>
      <w:pPr>
        <w:ind w:left="4380" w:hanging="420"/>
      </w:pPr>
      <w:rPr>
        <w:rFonts w:ascii="Wingdings" w:hAnsi="Wingdings" w:hint="default"/>
      </w:rPr>
    </w:lvl>
    <w:lvl w:ilvl="6" w:tplc="970C33D4">
      <w:start w:val="1"/>
      <w:numFmt w:val="bullet"/>
      <w:lvlText w:val=""/>
      <w:lvlJc w:val="left"/>
      <w:pPr>
        <w:ind w:left="5100" w:hanging="420"/>
      </w:pPr>
      <w:rPr>
        <w:rFonts w:ascii="Symbol" w:hAnsi="Symbol" w:hint="default"/>
      </w:rPr>
    </w:lvl>
    <w:lvl w:ilvl="7" w:tplc="A476E91E">
      <w:start w:val="1"/>
      <w:numFmt w:val="bullet"/>
      <w:lvlText w:val="o"/>
      <w:lvlJc w:val="left"/>
      <w:pPr>
        <w:ind w:left="5820" w:hanging="420"/>
      </w:pPr>
      <w:rPr>
        <w:rFonts w:ascii="Courier New" w:hAnsi="Courier New" w:hint="default"/>
      </w:rPr>
    </w:lvl>
    <w:lvl w:ilvl="8" w:tplc="DF72AA6E">
      <w:start w:val="1"/>
      <w:numFmt w:val="bullet"/>
      <w:lvlText w:val=""/>
      <w:lvlJc w:val="left"/>
      <w:pPr>
        <w:ind w:left="6540" w:hanging="420"/>
      </w:pPr>
      <w:rPr>
        <w:rFonts w:ascii="Wingdings" w:hAnsi="Wingdings" w:hint="default"/>
      </w:rPr>
    </w:lvl>
  </w:abstractNum>
  <w:abstractNum w:abstractNumId="1" w15:restartNumberingAfterBreak="0">
    <w:nsid w:val="072F501A"/>
    <w:multiLevelType w:val="hybridMultilevel"/>
    <w:tmpl w:val="9B268178"/>
    <w:lvl w:ilvl="0" w:tplc="0409000D">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 w15:restartNumberingAfterBreak="0">
    <w:nsid w:val="0B4D68D5"/>
    <w:multiLevelType w:val="hybridMultilevel"/>
    <w:tmpl w:val="FFFFFFFF"/>
    <w:lvl w:ilvl="0" w:tplc="6C125EAA">
      <w:start w:val="1"/>
      <w:numFmt w:val="bullet"/>
      <w:lvlText w:val=""/>
      <w:lvlJc w:val="left"/>
      <w:pPr>
        <w:ind w:left="420" w:hanging="420"/>
      </w:pPr>
      <w:rPr>
        <w:rFonts w:ascii="Wingdings" w:hAnsi="Wingdings" w:hint="default"/>
      </w:rPr>
    </w:lvl>
    <w:lvl w:ilvl="1" w:tplc="0A7800BC">
      <w:start w:val="1"/>
      <w:numFmt w:val="bullet"/>
      <w:lvlText w:val="o"/>
      <w:lvlJc w:val="left"/>
      <w:pPr>
        <w:ind w:left="1140" w:hanging="420"/>
      </w:pPr>
      <w:rPr>
        <w:rFonts w:ascii="Courier New" w:hAnsi="Courier New" w:hint="default"/>
      </w:rPr>
    </w:lvl>
    <w:lvl w:ilvl="2" w:tplc="AEE402A4">
      <w:start w:val="1"/>
      <w:numFmt w:val="bullet"/>
      <w:lvlText w:val=""/>
      <w:lvlJc w:val="left"/>
      <w:pPr>
        <w:ind w:left="1860" w:hanging="420"/>
      </w:pPr>
      <w:rPr>
        <w:rFonts w:ascii="Wingdings" w:hAnsi="Wingdings" w:hint="default"/>
      </w:rPr>
    </w:lvl>
    <w:lvl w:ilvl="3" w:tplc="CE10D76E">
      <w:start w:val="1"/>
      <w:numFmt w:val="bullet"/>
      <w:lvlText w:val=""/>
      <w:lvlJc w:val="left"/>
      <w:pPr>
        <w:ind w:left="2580" w:hanging="420"/>
      </w:pPr>
      <w:rPr>
        <w:rFonts w:ascii="Symbol" w:hAnsi="Symbol" w:hint="default"/>
      </w:rPr>
    </w:lvl>
    <w:lvl w:ilvl="4" w:tplc="106696DC">
      <w:start w:val="1"/>
      <w:numFmt w:val="bullet"/>
      <w:lvlText w:val="o"/>
      <w:lvlJc w:val="left"/>
      <w:pPr>
        <w:ind w:left="3300" w:hanging="420"/>
      </w:pPr>
      <w:rPr>
        <w:rFonts w:ascii="Courier New" w:hAnsi="Courier New" w:hint="default"/>
      </w:rPr>
    </w:lvl>
    <w:lvl w:ilvl="5" w:tplc="FA5C2AF2">
      <w:start w:val="1"/>
      <w:numFmt w:val="bullet"/>
      <w:lvlText w:val=""/>
      <w:lvlJc w:val="left"/>
      <w:pPr>
        <w:ind w:left="4020" w:hanging="420"/>
      </w:pPr>
      <w:rPr>
        <w:rFonts w:ascii="Wingdings" w:hAnsi="Wingdings" w:hint="default"/>
      </w:rPr>
    </w:lvl>
    <w:lvl w:ilvl="6" w:tplc="C9262C38">
      <w:start w:val="1"/>
      <w:numFmt w:val="bullet"/>
      <w:lvlText w:val=""/>
      <w:lvlJc w:val="left"/>
      <w:pPr>
        <w:ind w:left="4740" w:hanging="420"/>
      </w:pPr>
      <w:rPr>
        <w:rFonts w:ascii="Symbol" w:hAnsi="Symbol" w:hint="default"/>
      </w:rPr>
    </w:lvl>
    <w:lvl w:ilvl="7" w:tplc="BFE68A92">
      <w:start w:val="1"/>
      <w:numFmt w:val="bullet"/>
      <w:lvlText w:val="o"/>
      <w:lvlJc w:val="left"/>
      <w:pPr>
        <w:ind w:left="5460" w:hanging="420"/>
      </w:pPr>
      <w:rPr>
        <w:rFonts w:ascii="Courier New" w:hAnsi="Courier New" w:hint="default"/>
      </w:rPr>
    </w:lvl>
    <w:lvl w:ilvl="8" w:tplc="98325AEE">
      <w:start w:val="1"/>
      <w:numFmt w:val="bullet"/>
      <w:lvlText w:val=""/>
      <w:lvlJc w:val="left"/>
      <w:pPr>
        <w:ind w:left="6180" w:hanging="420"/>
      </w:pPr>
      <w:rPr>
        <w:rFonts w:ascii="Wingdings" w:hAnsi="Wingdings" w:hint="default"/>
      </w:rPr>
    </w:lvl>
  </w:abstractNum>
  <w:abstractNum w:abstractNumId="3" w15:restartNumberingAfterBreak="0">
    <w:nsid w:val="14855DD0"/>
    <w:multiLevelType w:val="hybridMultilevel"/>
    <w:tmpl w:val="86DC42EA"/>
    <w:lvl w:ilvl="0" w:tplc="0409000D">
      <w:start w:val="1"/>
      <w:numFmt w:val="bullet"/>
      <w:lvlText w:val=""/>
      <w:lvlJc w:val="left"/>
      <w:pPr>
        <w:ind w:left="880"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D">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 w15:restartNumberingAfterBreak="0">
    <w:nsid w:val="1D7A795D"/>
    <w:multiLevelType w:val="hybridMultilevel"/>
    <w:tmpl w:val="7FAA385E"/>
    <w:lvl w:ilvl="0" w:tplc="B55C29AE">
      <w:start w:val="1"/>
      <w:numFmt w:val="bullet"/>
      <w:lvlText w:val="–"/>
      <w:lvlJc w:val="left"/>
      <w:pPr>
        <w:tabs>
          <w:tab w:val="num" w:pos="720"/>
        </w:tabs>
        <w:ind w:left="720" w:hanging="360"/>
      </w:pPr>
      <w:rPr>
        <w:rFonts w:ascii="Arial" w:hAnsi="Arial" w:hint="default"/>
      </w:rPr>
    </w:lvl>
    <w:lvl w:ilvl="1" w:tplc="769E01E4">
      <w:start w:val="1"/>
      <w:numFmt w:val="bullet"/>
      <w:lvlText w:val="–"/>
      <w:lvlJc w:val="left"/>
      <w:pPr>
        <w:tabs>
          <w:tab w:val="num" w:pos="1440"/>
        </w:tabs>
        <w:ind w:left="1440" w:hanging="360"/>
      </w:pPr>
      <w:rPr>
        <w:rFonts w:ascii="Arial" w:hAnsi="Arial" w:hint="default"/>
      </w:rPr>
    </w:lvl>
    <w:lvl w:ilvl="2" w:tplc="E0A6F728">
      <w:numFmt w:val="bullet"/>
      <w:lvlText w:val="•"/>
      <w:lvlJc w:val="left"/>
      <w:pPr>
        <w:tabs>
          <w:tab w:val="num" w:pos="2160"/>
        </w:tabs>
        <w:ind w:left="2160" w:hanging="360"/>
      </w:pPr>
      <w:rPr>
        <w:rFonts w:ascii="Arial" w:hAnsi="Arial" w:hint="default"/>
      </w:rPr>
    </w:lvl>
    <w:lvl w:ilvl="3" w:tplc="641C002E" w:tentative="1">
      <w:start w:val="1"/>
      <w:numFmt w:val="bullet"/>
      <w:lvlText w:val="–"/>
      <w:lvlJc w:val="left"/>
      <w:pPr>
        <w:tabs>
          <w:tab w:val="num" w:pos="2880"/>
        </w:tabs>
        <w:ind w:left="2880" w:hanging="360"/>
      </w:pPr>
      <w:rPr>
        <w:rFonts w:ascii="Arial" w:hAnsi="Arial" w:hint="default"/>
      </w:rPr>
    </w:lvl>
    <w:lvl w:ilvl="4" w:tplc="5226FFE6" w:tentative="1">
      <w:start w:val="1"/>
      <w:numFmt w:val="bullet"/>
      <w:lvlText w:val="–"/>
      <w:lvlJc w:val="left"/>
      <w:pPr>
        <w:tabs>
          <w:tab w:val="num" w:pos="3600"/>
        </w:tabs>
        <w:ind w:left="3600" w:hanging="360"/>
      </w:pPr>
      <w:rPr>
        <w:rFonts w:ascii="Arial" w:hAnsi="Arial" w:hint="default"/>
      </w:rPr>
    </w:lvl>
    <w:lvl w:ilvl="5" w:tplc="B1327E8C" w:tentative="1">
      <w:start w:val="1"/>
      <w:numFmt w:val="bullet"/>
      <w:lvlText w:val="–"/>
      <w:lvlJc w:val="left"/>
      <w:pPr>
        <w:tabs>
          <w:tab w:val="num" w:pos="4320"/>
        </w:tabs>
        <w:ind w:left="4320" w:hanging="360"/>
      </w:pPr>
      <w:rPr>
        <w:rFonts w:ascii="Arial" w:hAnsi="Arial" w:hint="default"/>
      </w:rPr>
    </w:lvl>
    <w:lvl w:ilvl="6" w:tplc="5A62D640" w:tentative="1">
      <w:start w:val="1"/>
      <w:numFmt w:val="bullet"/>
      <w:lvlText w:val="–"/>
      <w:lvlJc w:val="left"/>
      <w:pPr>
        <w:tabs>
          <w:tab w:val="num" w:pos="5040"/>
        </w:tabs>
        <w:ind w:left="5040" w:hanging="360"/>
      </w:pPr>
      <w:rPr>
        <w:rFonts w:ascii="Arial" w:hAnsi="Arial" w:hint="default"/>
      </w:rPr>
    </w:lvl>
    <w:lvl w:ilvl="7" w:tplc="F02EACB4" w:tentative="1">
      <w:start w:val="1"/>
      <w:numFmt w:val="bullet"/>
      <w:lvlText w:val="–"/>
      <w:lvlJc w:val="left"/>
      <w:pPr>
        <w:tabs>
          <w:tab w:val="num" w:pos="5760"/>
        </w:tabs>
        <w:ind w:left="5760" w:hanging="360"/>
      </w:pPr>
      <w:rPr>
        <w:rFonts w:ascii="Arial" w:hAnsi="Arial" w:hint="default"/>
      </w:rPr>
    </w:lvl>
    <w:lvl w:ilvl="8" w:tplc="257C47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620B18"/>
    <w:multiLevelType w:val="hybridMultilevel"/>
    <w:tmpl w:val="1322537A"/>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6" w15:restartNumberingAfterBreak="0">
    <w:nsid w:val="24994CF5"/>
    <w:multiLevelType w:val="hybridMultilevel"/>
    <w:tmpl w:val="25A0C184"/>
    <w:lvl w:ilvl="0" w:tplc="04090005">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766101B"/>
    <w:multiLevelType w:val="hybridMultilevel"/>
    <w:tmpl w:val="26421E38"/>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8" w15:restartNumberingAfterBreak="0">
    <w:nsid w:val="385E33B8"/>
    <w:multiLevelType w:val="hybridMultilevel"/>
    <w:tmpl w:val="98B03F1A"/>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9" w15:restartNumberingAfterBreak="0">
    <w:nsid w:val="3B4464B1"/>
    <w:multiLevelType w:val="hybridMultilevel"/>
    <w:tmpl w:val="74A2E1B6"/>
    <w:lvl w:ilvl="0" w:tplc="04090005">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3BA1549D"/>
    <w:multiLevelType w:val="hybridMultilevel"/>
    <w:tmpl w:val="3C062BE0"/>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3ED52ED1"/>
    <w:multiLevelType w:val="hybridMultilevel"/>
    <w:tmpl w:val="9EB069BC"/>
    <w:lvl w:ilvl="0" w:tplc="BA70F1C8">
      <w:start w:val="1"/>
      <w:numFmt w:val="bullet"/>
      <w:lvlText w:val="–"/>
      <w:lvlJc w:val="left"/>
      <w:pPr>
        <w:tabs>
          <w:tab w:val="num" w:pos="720"/>
        </w:tabs>
        <w:ind w:left="720" w:hanging="360"/>
      </w:pPr>
      <w:rPr>
        <w:rFonts w:ascii="Arial" w:hAnsi="Arial" w:hint="default"/>
      </w:rPr>
    </w:lvl>
    <w:lvl w:ilvl="1" w:tplc="38B02CFE">
      <w:start w:val="1"/>
      <w:numFmt w:val="bullet"/>
      <w:lvlText w:val="–"/>
      <w:lvlJc w:val="left"/>
      <w:pPr>
        <w:tabs>
          <w:tab w:val="num" w:pos="1440"/>
        </w:tabs>
        <w:ind w:left="1440" w:hanging="360"/>
      </w:pPr>
      <w:rPr>
        <w:rFonts w:ascii="Arial" w:hAnsi="Arial" w:hint="default"/>
      </w:rPr>
    </w:lvl>
    <w:lvl w:ilvl="2" w:tplc="7694AAD4" w:tentative="1">
      <w:start w:val="1"/>
      <w:numFmt w:val="bullet"/>
      <w:lvlText w:val="–"/>
      <w:lvlJc w:val="left"/>
      <w:pPr>
        <w:tabs>
          <w:tab w:val="num" w:pos="2160"/>
        </w:tabs>
        <w:ind w:left="2160" w:hanging="360"/>
      </w:pPr>
      <w:rPr>
        <w:rFonts w:ascii="Arial" w:hAnsi="Arial" w:hint="default"/>
      </w:rPr>
    </w:lvl>
    <w:lvl w:ilvl="3" w:tplc="F8A443A0" w:tentative="1">
      <w:start w:val="1"/>
      <w:numFmt w:val="bullet"/>
      <w:lvlText w:val="–"/>
      <w:lvlJc w:val="left"/>
      <w:pPr>
        <w:tabs>
          <w:tab w:val="num" w:pos="2880"/>
        </w:tabs>
        <w:ind w:left="2880" w:hanging="360"/>
      </w:pPr>
      <w:rPr>
        <w:rFonts w:ascii="Arial" w:hAnsi="Arial" w:hint="default"/>
      </w:rPr>
    </w:lvl>
    <w:lvl w:ilvl="4" w:tplc="A7EA6AE4" w:tentative="1">
      <w:start w:val="1"/>
      <w:numFmt w:val="bullet"/>
      <w:lvlText w:val="–"/>
      <w:lvlJc w:val="left"/>
      <w:pPr>
        <w:tabs>
          <w:tab w:val="num" w:pos="3600"/>
        </w:tabs>
        <w:ind w:left="3600" w:hanging="360"/>
      </w:pPr>
      <w:rPr>
        <w:rFonts w:ascii="Arial" w:hAnsi="Arial" w:hint="default"/>
      </w:rPr>
    </w:lvl>
    <w:lvl w:ilvl="5" w:tplc="491071AC" w:tentative="1">
      <w:start w:val="1"/>
      <w:numFmt w:val="bullet"/>
      <w:lvlText w:val="–"/>
      <w:lvlJc w:val="left"/>
      <w:pPr>
        <w:tabs>
          <w:tab w:val="num" w:pos="4320"/>
        </w:tabs>
        <w:ind w:left="4320" w:hanging="360"/>
      </w:pPr>
      <w:rPr>
        <w:rFonts w:ascii="Arial" w:hAnsi="Arial" w:hint="default"/>
      </w:rPr>
    </w:lvl>
    <w:lvl w:ilvl="6" w:tplc="38568A16" w:tentative="1">
      <w:start w:val="1"/>
      <w:numFmt w:val="bullet"/>
      <w:lvlText w:val="–"/>
      <w:lvlJc w:val="left"/>
      <w:pPr>
        <w:tabs>
          <w:tab w:val="num" w:pos="5040"/>
        </w:tabs>
        <w:ind w:left="5040" w:hanging="360"/>
      </w:pPr>
      <w:rPr>
        <w:rFonts w:ascii="Arial" w:hAnsi="Arial" w:hint="default"/>
      </w:rPr>
    </w:lvl>
    <w:lvl w:ilvl="7" w:tplc="002CEFC8" w:tentative="1">
      <w:start w:val="1"/>
      <w:numFmt w:val="bullet"/>
      <w:lvlText w:val="–"/>
      <w:lvlJc w:val="left"/>
      <w:pPr>
        <w:tabs>
          <w:tab w:val="num" w:pos="5760"/>
        </w:tabs>
        <w:ind w:left="5760" w:hanging="360"/>
      </w:pPr>
      <w:rPr>
        <w:rFonts w:ascii="Arial" w:hAnsi="Arial" w:hint="default"/>
      </w:rPr>
    </w:lvl>
    <w:lvl w:ilvl="8" w:tplc="76AC0BA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CF175C7"/>
    <w:multiLevelType w:val="hybridMultilevel"/>
    <w:tmpl w:val="FFFFFFFF"/>
    <w:lvl w:ilvl="0" w:tplc="5C966440">
      <w:start w:val="1"/>
      <w:numFmt w:val="bullet"/>
      <w:lvlText w:val=""/>
      <w:lvlJc w:val="left"/>
      <w:pPr>
        <w:ind w:left="420" w:hanging="420"/>
      </w:pPr>
      <w:rPr>
        <w:rFonts w:ascii="Wingdings" w:hAnsi="Wingdings" w:hint="default"/>
      </w:rPr>
    </w:lvl>
    <w:lvl w:ilvl="1" w:tplc="5CA45834">
      <w:start w:val="1"/>
      <w:numFmt w:val="bullet"/>
      <w:lvlText w:val="o"/>
      <w:lvlJc w:val="left"/>
      <w:pPr>
        <w:ind w:left="840" w:hanging="420"/>
      </w:pPr>
      <w:rPr>
        <w:rFonts w:ascii="Courier New" w:hAnsi="Courier New" w:hint="default"/>
      </w:rPr>
    </w:lvl>
    <w:lvl w:ilvl="2" w:tplc="3CB67B52">
      <w:start w:val="1"/>
      <w:numFmt w:val="bullet"/>
      <w:lvlText w:val=""/>
      <w:lvlJc w:val="left"/>
      <w:pPr>
        <w:ind w:left="1260" w:hanging="420"/>
      </w:pPr>
      <w:rPr>
        <w:rFonts w:ascii="Wingdings" w:hAnsi="Wingdings" w:hint="default"/>
      </w:rPr>
    </w:lvl>
    <w:lvl w:ilvl="3" w:tplc="74C4F71A">
      <w:start w:val="1"/>
      <w:numFmt w:val="bullet"/>
      <w:lvlText w:val=""/>
      <w:lvlJc w:val="left"/>
      <w:pPr>
        <w:ind w:left="1680" w:hanging="420"/>
      </w:pPr>
      <w:rPr>
        <w:rFonts w:ascii="Symbol" w:hAnsi="Symbol" w:hint="default"/>
      </w:rPr>
    </w:lvl>
    <w:lvl w:ilvl="4" w:tplc="26C237FC">
      <w:start w:val="1"/>
      <w:numFmt w:val="bullet"/>
      <w:lvlText w:val="o"/>
      <w:lvlJc w:val="left"/>
      <w:pPr>
        <w:ind w:left="2100" w:hanging="420"/>
      </w:pPr>
      <w:rPr>
        <w:rFonts w:ascii="Courier New" w:hAnsi="Courier New" w:hint="default"/>
      </w:rPr>
    </w:lvl>
    <w:lvl w:ilvl="5" w:tplc="3CF27662">
      <w:start w:val="1"/>
      <w:numFmt w:val="bullet"/>
      <w:lvlText w:val=""/>
      <w:lvlJc w:val="left"/>
      <w:pPr>
        <w:ind w:left="2520" w:hanging="420"/>
      </w:pPr>
      <w:rPr>
        <w:rFonts w:ascii="Wingdings" w:hAnsi="Wingdings" w:hint="default"/>
      </w:rPr>
    </w:lvl>
    <w:lvl w:ilvl="6" w:tplc="003E9C8C">
      <w:start w:val="1"/>
      <w:numFmt w:val="bullet"/>
      <w:lvlText w:val=""/>
      <w:lvlJc w:val="left"/>
      <w:pPr>
        <w:ind w:left="2940" w:hanging="420"/>
      </w:pPr>
      <w:rPr>
        <w:rFonts w:ascii="Symbol" w:hAnsi="Symbol" w:hint="default"/>
      </w:rPr>
    </w:lvl>
    <w:lvl w:ilvl="7" w:tplc="0CAEBECA">
      <w:start w:val="1"/>
      <w:numFmt w:val="bullet"/>
      <w:lvlText w:val="o"/>
      <w:lvlJc w:val="left"/>
      <w:pPr>
        <w:ind w:left="3360" w:hanging="420"/>
      </w:pPr>
      <w:rPr>
        <w:rFonts w:ascii="Courier New" w:hAnsi="Courier New" w:hint="default"/>
      </w:rPr>
    </w:lvl>
    <w:lvl w:ilvl="8" w:tplc="C20A77D6">
      <w:start w:val="1"/>
      <w:numFmt w:val="bullet"/>
      <w:lvlText w:val=""/>
      <w:lvlJc w:val="left"/>
      <w:pPr>
        <w:ind w:left="3780" w:hanging="420"/>
      </w:pPr>
      <w:rPr>
        <w:rFonts w:ascii="Wingdings" w:hAnsi="Wingdings" w:hint="default"/>
      </w:rPr>
    </w:lvl>
  </w:abstractNum>
  <w:abstractNum w:abstractNumId="13" w15:restartNumberingAfterBreak="0">
    <w:nsid w:val="5674773C"/>
    <w:multiLevelType w:val="hybridMultilevel"/>
    <w:tmpl w:val="A4249798"/>
    <w:lvl w:ilvl="0" w:tplc="E12CF550">
      <w:numFmt w:val="bullet"/>
      <w:lvlText w:val="・"/>
      <w:lvlJc w:val="left"/>
      <w:pPr>
        <w:ind w:left="1240" w:hanging="360"/>
      </w:pPr>
      <w:rPr>
        <w:rFonts w:ascii="游明朝" w:eastAsia="游明朝" w:hAnsi="游明朝" w:cstheme="minorBidi" w:hint="eastAsia"/>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14" w15:restartNumberingAfterBreak="0">
    <w:nsid w:val="5C4BAC63"/>
    <w:multiLevelType w:val="hybridMultilevel"/>
    <w:tmpl w:val="FFFFFFFF"/>
    <w:lvl w:ilvl="0" w:tplc="7B68D2DA">
      <w:start w:val="1"/>
      <w:numFmt w:val="bullet"/>
      <w:lvlText w:val=""/>
      <w:lvlJc w:val="left"/>
      <w:pPr>
        <w:ind w:left="800" w:hanging="420"/>
      </w:pPr>
      <w:rPr>
        <w:rFonts w:ascii="Wingdings" w:hAnsi="Wingdings" w:hint="default"/>
      </w:rPr>
    </w:lvl>
    <w:lvl w:ilvl="1" w:tplc="706EA34C">
      <w:start w:val="1"/>
      <w:numFmt w:val="bullet"/>
      <w:lvlText w:val="o"/>
      <w:lvlJc w:val="left"/>
      <w:pPr>
        <w:ind w:left="1520" w:hanging="420"/>
      </w:pPr>
      <w:rPr>
        <w:rFonts w:ascii="Courier New" w:hAnsi="Courier New" w:hint="default"/>
      </w:rPr>
    </w:lvl>
    <w:lvl w:ilvl="2" w:tplc="18A82936">
      <w:start w:val="1"/>
      <w:numFmt w:val="bullet"/>
      <w:lvlText w:val=""/>
      <w:lvlJc w:val="left"/>
      <w:pPr>
        <w:ind w:left="2240" w:hanging="420"/>
      </w:pPr>
      <w:rPr>
        <w:rFonts w:ascii="Wingdings" w:hAnsi="Wingdings" w:hint="default"/>
      </w:rPr>
    </w:lvl>
    <w:lvl w:ilvl="3" w:tplc="57908EDE">
      <w:start w:val="1"/>
      <w:numFmt w:val="bullet"/>
      <w:lvlText w:val=""/>
      <w:lvlJc w:val="left"/>
      <w:pPr>
        <w:ind w:left="2960" w:hanging="420"/>
      </w:pPr>
      <w:rPr>
        <w:rFonts w:ascii="Symbol" w:hAnsi="Symbol" w:hint="default"/>
      </w:rPr>
    </w:lvl>
    <w:lvl w:ilvl="4" w:tplc="84B20698">
      <w:start w:val="1"/>
      <w:numFmt w:val="bullet"/>
      <w:lvlText w:val="o"/>
      <w:lvlJc w:val="left"/>
      <w:pPr>
        <w:ind w:left="3680" w:hanging="420"/>
      </w:pPr>
      <w:rPr>
        <w:rFonts w:ascii="Courier New" w:hAnsi="Courier New" w:hint="default"/>
      </w:rPr>
    </w:lvl>
    <w:lvl w:ilvl="5" w:tplc="4B30E7F2">
      <w:start w:val="1"/>
      <w:numFmt w:val="bullet"/>
      <w:lvlText w:val=""/>
      <w:lvlJc w:val="left"/>
      <w:pPr>
        <w:ind w:left="4400" w:hanging="420"/>
      </w:pPr>
      <w:rPr>
        <w:rFonts w:ascii="Wingdings" w:hAnsi="Wingdings" w:hint="default"/>
      </w:rPr>
    </w:lvl>
    <w:lvl w:ilvl="6" w:tplc="AC7A5F18">
      <w:start w:val="1"/>
      <w:numFmt w:val="bullet"/>
      <w:lvlText w:val=""/>
      <w:lvlJc w:val="left"/>
      <w:pPr>
        <w:ind w:left="5120" w:hanging="420"/>
      </w:pPr>
      <w:rPr>
        <w:rFonts w:ascii="Symbol" w:hAnsi="Symbol" w:hint="default"/>
      </w:rPr>
    </w:lvl>
    <w:lvl w:ilvl="7" w:tplc="AB8489F2">
      <w:start w:val="1"/>
      <w:numFmt w:val="bullet"/>
      <w:lvlText w:val="o"/>
      <w:lvlJc w:val="left"/>
      <w:pPr>
        <w:ind w:left="5840" w:hanging="420"/>
      </w:pPr>
      <w:rPr>
        <w:rFonts w:ascii="Courier New" w:hAnsi="Courier New" w:hint="default"/>
      </w:rPr>
    </w:lvl>
    <w:lvl w:ilvl="8" w:tplc="6FCECEEE">
      <w:start w:val="1"/>
      <w:numFmt w:val="bullet"/>
      <w:lvlText w:val=""/>
      <w:lvlJc w:val="left"/>
      <w:pPr>
        <w:ind w:left="6560" w:hanging="420"/>
      </w:pPr>
      <w:rPr>
        <w:rFonts w:ascii="Wingdings" w:hAnsi="Wingdings" w:hint="default"/>
      </w:rPr>
    </w:lvl>
  </w:abstractNum>
  <w:abstractNum w:abstractNumId="15" w15:restartNumberingAfterBreak="0">
    <w:nsid w:val="69DD014A"/>
    <w:multiLevelType w:val="hybridMultilevel"/>
    <w:tmpl w:val="64FECCCE"/>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6" w15:restartNumberingAfterBreak="0">
    <w:nsid w:val="718974A7"/>
    <w:multiLevelType w:val="hybridMultilevel"/>
    <w:tmpl w:val="FE78087A"/>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7" w15:restartNumberingAfterBreak="0">
    <w:nsid w:val="784F3DFC"/>
    <w:multiLevelType w:val="hybridMultilevel"/>
    <w:tmpl w:val="723274B2"/>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8" w15:restartNumberingAfterBreak="0">
    <w:nsid w:val="7B80351B"/>
    <w:multiLevelType w:val="hybridMultilevel"/>
    <w:tmpl w:val="7F682F90"/>
    <w:lvl w:ilvl="0" w:tplc="0409000D">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1038434035">
    <w:abstractNumId w:val="5"/>
  </w:num>
  <w:num w:numId="2" w16cid:durableId="1224482173">
    <w:abstractNumId w:val="13"/>
  </w:num>
  <w:num w:numId="3" w16cid:durableId="1248807910">
    <w:abstractNumId w:val="1"/>
  </w:num>
  <w:num w:numId="4" w16cid:durableId="146216356">
    <w:abstractNumId w:val="18"/>
  </w:num>
  <w:num w:numId="5" w16cid:durableId="1651441922">
    <w:abstractNumId w:val="15"/>
  </w:num>
  <w:num w:numId="6" w16cid:durableId="1699311207">
    <w:abstractNumId w:val="6"/>
  </w:num>
  <w:num w:numId="7" w16cid:durableId="1745955890">
    <w:abstractNumId w:val="0"/>
  </w:num>
  <w:num w:numId="8" w16cid:durableId="1836725869">
    <w:abstractNumId w:val="10"/>
  </w:num>
  <w:num w:numId="9" w16cid:durableId="1994530687">
    <w:abstractNumId w:val="16"/>
  </w:num>
  <w:num w:numId="10" w16cid:durableId="200289334">
    <w:abstractNumId w:val="14"/>
  </w:num>
  <w:num w:numId="11" w16cid:durableId="339936343">
    <w:abstractNumId w:val="2"/>
  </w:num>
  <w:num w:numId="12" w16cid:durableId="398941436">
    <w:abstractNumId w:val="17"/>
  </w:num>
  <w:num w:numId="13" w16cid:durableId="479999921">
    <w:abstractNumId w:val="8"/>
  </w:num>
  <w:num w:numId="14" w16cid:durableId="584344063">
    <w:abstractNumId w:val="12"/>
  </w:num>
  <w:num w:numId="15" w16cid:durableId="687869982">
    <w:abstractNumId w:val="3"/>
  </w:num>
  <w:num w:numId="16" w16cid:durableId="763890029">
    <w:abstractNumId w:val="9"/>
  </w:num>
  <w:num w:numId="17" w16cid:durableId="958338500">
    <w:abstractNumId w:val="7"/>
  </w:num>
  <w:num w:numId="18" w16cid:durableId="256258607">
    <w:abstractNumId w:val="4"/>
  </w:num>
  <w:num w:numId="19" w16cid:durableId="127718009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keshi Ikeda ISZJ">
    <w15:presenceInfo w15:providerId="AD" w15:userId="S::A515729@i2.win.isuzu.co.jp::093db3b5-8bfe-4bdb-8f8d-94192daf85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74"/>
    <w:rsid w:val="0000123B"/>
    <w:rsid w:val="00001DA8"/>
    <w:rsid w:val="0000491E"/>
    <w:rsid w:val="00011890"/>
    <w:rsid w:val="00013AE3"/>
    <w:rsid w:val="000179C5"/>
    <w:rsid w:val="000210E8"/>
    <w:rsid w:val="00024C88"/>
    <w:rsid w:val="000307A4"/>
    <w:rsid w:val="00032BB8"/>
    <w:rsid w:val="00032ED0"/>
    <w:rsid w:val="00034528"/>
    <w:rsid w:val="0003473A"/>
    <w:rsid w:val="00042177"/>
    <w:rsid w:val="00045EA1"/>
    <w:rsid w:val="0004A539"/>
    <w:rsid w:val="0005617E"/>
    <w:rsid w:val="00056E4C"/>
    <w:rsid w:val="000615F8"/>
    <w:rsid w:val="00061697"/>
    <w:rsid w:val="00065D27"/>
    <w:rsid w:val="00066B4C"/>
    <w:rsid w:val="000815D3"/>
    <w:rsid w:val="00081BBE"/>
    <w:rsid w:val="00081CD6"/>
    <w:rsid w:val="00082E8A"/>
    <w:rsid w:val="000832C1"/>
    <w:rsid w:val="000848DB"/>
    <w:rsid w:val="00086A46"/>
    <w:rsid w:val="000904DE"/>
    <w:rsid w:val="00097AB3"/>
    <w:rsid w:val="000A3C17"/>
    <w:rsid w:val="000A4402"/>
    <w:rsid w:val="000B43F5"/>
    <w:rsid w:val="000B4509"/>
    <w:rsid w:val="000B49AE"/>
    <w:rsid w:val="000B7767"/>
    <w:rsid w:val="000C6255"/>
    <w:rsid w:val="000C69C8"/>
    <w:rsid w:val="000C70DA"/>
    <w:rsid w:val="000D2844"/>
    <w:rsid w:val="000D29B8"/>
    <w:rsid w:val="000D4380"/>
    <w:rsid w:val="000D6508"/>
    <w:rsid w:val="000E1BB8"/>
    <w:rsid w:val="000E3785"/>
    <w:rsid w:val="000E3E55"/>
    <w:rsid w:val="000E5033"/>
    <w:rsid w:val="000E64D6"/>
    <w:rsid w:val="000F1A31"/>
    <w:rsid w:val="000F238E"/>
    <w:rsid w:val="000F37A7"/>
    <w:rsid w:val="000F64DF"/>
    <w:rsid w:val="001020CD"/>
    <w:rsid w:val="0010402E"/>
    <w:rsid w:val="0010407D"/>
    <w:rsid w:val="00105E5C"/>
    <w:rsid w:val="001105B4"/>
    <w:rsid w:val="001107C6"/>
    <w:rsid w:val="00111EF6"/>
    <w:rsid w:val="00111F54"/>
    <w:rsid w:val="00114260"/>
    <w:rsid w:val="00123BA8"/>
    <w:rsid w:val="00134E35"/>
    <w:rsid w:val="00135A16"/>
    <w:rsid w:val="00137D3E"/>
    <w:rsid w:val="00140524"/>
    <w:rsid w:val="001423F0"/>
    <w:rsid w:val="00146981"/>
    <w:rsid w:val="00153711"/>
    <w:rsid w:val="0015418E"/>
    <w:rsid w:val="00157B3F"/>
    <w:rsid w:val="00157C65"/>
    <w:rsid w:val="00160A21"/>
    <w:rsid w:val="001627D5"/>
    <w:rsid w:val="00162C68"/>
    <w:rsid w:val="001648EE"/>
    <w:rsid w:val="00164EC7"/>
    <w:rsid w:val="00170012"/>
    <w:rsid w:val="00176EA8"/>
    <w:rsid w:val="00180C3F"/>
    <w:rsid w:val="00183766"/>
    <w:rsid w:val="0018428A"/>
    <w:rsid w:val="001848D7"/>
    <w:rsid w:val="00191592"/>
    <w:rsid w:val="001929B5"/>
    <w:rsid w:val="00196104"/>
    <w:rsid w:val="00196369"/>
    <w:rsid w:val="001A56B6"/>
    <w:rsid w:val="001B098B"/>
    <w:rsid w:val="001B5BA9"/>
    <w:rsid w:val="001C2038"/>
    <w:rsid w:val="001D0B40"/>
    <w:rsid w:val="001D0B49"/>
    <w:rsid w:val="001D1A9A"/>
    <w:rsid w:val="001D3E94"/>
    <w:rsid w:val="001D7506"/>
    <w:rsid w:val="001E4DD7"/>
    <w:rsid w:val="001E70B0"/>
    <w:rsid w:val="001F0BDE"/>
    <w:rsid w:val="001F2CD1"/>
    <w:rsid w:val="002002DA"/>
    <w:rsid w:val="00200D9D"/>
    <w:rsid w:val="00201766"/>
    <w:rsid w:val="00201A6B"/>
    <w:rsid w:val="0020394B"/>
    <w:rsid w:val="00203E78"/>
    <w:rsid w:val="0020539A"/>
    <w:rsid w:val="002059B9"/>
    <w:rsid w:val="0020687A"/>
    <w:rsid w:val="002138F7"/>
    <w:rsid w:val="00215315"/>
    <w:rsid w:val="002155BF"/>
    <w:rsid w:val="0022100A"/>
    <w:rsid w:val="00221F12"/>
    <w:rsid w:val="0022241A"/>
    <w:rsid w:val="002247C6"/>
    <w:rsid w:val="00230304"/>
    <w:rsid w:val="00233050"/>
    <w:rsid w:val="00245B95"/>
    <w:rsid w:val="0025445E"/>
    <w:rsid w:val="00255436"/>
    <w:rsid w:val="00270FD9"/>
    <w:rsid w:val="002718E2"/>
    <w:rsid w:val="00272F04"/>
    <w:rsid w:val="00273C50"/>
    <w:rsid w:val="002752A6"/>
    <w:rsid w:val="00290C84"/>
    <w:rsid w:val="00290F92"/>
    <w:rsid w:val="00293856"/>
    <w:rsid w:val="00294433"/>
    <w:rsid w:val="0029663E"/>
    <w:rsid w:val="002A19BF"/>
    <w:rsid w:val="002A2422"/>
    <w:rsid w:val="002B4E23"/>
    <w:rsid w:val="002C15F8"/>
    <w:rsid w:val="002C24DE"/>
    <w:rsid w:val="002CDF55"/>
    <w:rsid w:val="002D2315"/>
    <w:rsid w:val="002D5780"/>
    <w:rsid w:val="002D6B32"/>
    <w:rsid w:val="002E32B7"/>
    <w:rsid w:val="002F290D"/>
    <w:rsid w:val="002F5090"/>
    <w:rsid w:val="003070F9"/>
    <w:rsid w:val="00310ED8"/>
    <w:rsid w:val="00315F76"/>
    <w:rsid w:val="00320D14"/>
    <w:rsid w:val="0032469E"/>
    <w:rsid w:val="003318C5"/>
    <w:rsid w:val="00332B99"/>
    <w:rsid w:val="003339D3"/>
    <w:rsid w:val="00333F4F"/>
    <w:rsid w:val="00333FDD"/>
    <w:rsid w:val="00335CD8"/>
    <w:rsid w:val="00337FAA"/>
    <w:rsid w:val="00340ED8"/>
    <w:rsid w:val="00341923"/>
    <w:rsid w:val="00343A4E"/>
    <w:rsid w:val="00344EB4"/>
    <w:rsid w:val="00344FFB"/>
    <w:rsid w:val="00345441"/>
    <w:rsid w:val="00345444"/>
    <w:rsid w:val="00350846"/>
    <w:rsid w:val="0035094D"/>
    <w:rsid w:val="00354263"/>
    <w:rsid w:val="003543C3"/>
    <w:rsid w:val="00362452"/>
    <w:rsid w:val="003627E4"/>
    <w:rsid w:val="00370BD2"/>
    <w:rsid w:val="00377CF4"/>
    <w:rsid w:val="0038037D"/>
    <w:rsid w:val="003813BB"/>
    <w:rsid w:val="00383D5E"/>
    <w:rsid w:val="0039227E"/>
    <w:rsid w:val="00393D1D"/>
    <w:rsid w:val="00395842"/>
    <w:rsid w:val="003A7BAC"/>
    <w:rsid w:val="003B00A3"/>
    <w:rsid w:val="003B5CD3"/>
    <w:rsid w:val="003B75B3"/>
    <w:rsid w:val="003C0C6F"/>
    <w:rsid w:val="003C57EF"/>
    <w:rsid w:val="003C6673"/>
    <w:rsid w:val="003C670C"/>
    <w:rsid w:val="003D1895"/>
    <w:rsid w:val="003D1EDF"/>
    <w:rsid w:val="003D2BD7"/>
    <w:rsid w:val="003D3C28"/>
    <w:rsid w:val="003D62B2"/>
    <w:rsid w:val="003E0923"/>
    <w:rsid w:val="003E0CC3"/>
    <w:rsid w:val="003E4AC0"/>
    <w:rsid w:val="003E6B1E"/>
    <w:rsid w:val="003E7BBD"/>
    <w:rsid w:val="003F5C3C"/>
    <w:rsid w:val="003F6126"/>
    <w:rsid w:val="003F6B5E"/>
    <w:rsid w:val="003F713F"/>
    <w:rsid w:val="003F7B38"/>
    <w:rsid w:val="003F7C35"/>
    <w:rsid w:val="00401BA3"/>
    <w:rsid w:val="00402872"/>
    <w:rsid w:val="00402B44"/>
    <w:rsid w:val="00405E41"/>
    <w:rsid w:val="00412F38"/>
    <w:rsid w:val="00413AE0"/>
    <w:rsid w:val="00416A6B"/>
    <w:rsid w:val="00417A05"/>
    <w:rsid w:val="00421E66"/>
    <w:rsid w:val="00427DB0"/>
    <w:rsid w:val="00431DB9"/>
    <w:rsid w:val="00433CF3"/>
    <w:rsid w:val="00434F43"/>
    <w:rsid w:val="004368C9"/>
    <w:rsid w:val="00441B3A"/>
    <w:rsid w:val="00444E37"/>
    <w:rsid w:val="00450FBE"/>
    <w:rsid w:val="0045233E"/>
    <w:rsid w:val="004529CE"/>
    <w:rsid w:val="00457687"/>
    <w:rsid w:val="00457BD1"/>
    <w:rsid w:val="00461FD6"/>
    <w:rsid w:val="00464746"/>
    <w:rsid w:val="0046625A"/>
    <w:rsid w:val="00466832"/>
    <w:rsid w:val="004670CF"/>
    <w:rsid w:val="00467B49"/>
    <w:rsid w:val="004711A6"/>
    <w:rsid w:val="004816C9"/>
    <w:rsid w:val="00481719"/>
    <w:rsid w:val="00483C21"/>
    <w:rsid w:val="00494161"/>
    <w:rsid w:val="004A1359"/>
    <w:rsid w:val="004A20EB"/>
    <w:rsid w:val="004A2A3B"/>
    <w:rsid w:val="004B2AB2"/>
    <w:rsid w:val="004B315C"/>
    <w:rsid w:val="004BF908"/>
    <w:rsid w:val="004C37F8"/>
    <w:rsid w:val="004C5357"/>
    <w:rsid w:val="004D216E"/>
    <w:rsid w:val="004D2191"/>
    <w:rsid w:val="004D4D70"/>
    <w:rsid w:val="004D77AD"/>
    <w:rsid w:val="004E6EDB"/>
    <w:rsid w:val="004F2E13"/>
    <w:rsid w:val="004F3511"/>
    <w:rsid w:val="004F475B"/>
    <w:rsid w:val="004F7F4F"/>
    <w:rsid w:val="00504226"/>
    <w:rsid w:val="005062B7"/>
    <w:rsid w:val="00506866"/>
    <w:rsid w:val="00510035"/>
    <w:rsid w:val="00515838"/>
    <w:rsid w:val="00520617"/>
    <w:rsid w:val="005206CE"/>
    <w:rsid w:val="00523F0B"/>
    <w:rsid w:val="0052440D"/>
    <w:rsid w:val="00524B56"/>
    <w:rsid w:val="00527271"/>
    <w:rsid w:val="0053202F"/>
    <w:rsid w:val="00534AC6"/>
    <w:rsid w:val="00534FC5"/>
    <w:rsid w:val="005365B4"/>
    <w:rsid w:val="00537254"/>
    <w:rsid w:val="0054266D"/>
    <w:rsid w:val="005431CB"/>
    <w:rsid w:val="00543320"/>
    <w:rsid w:val="00550C86"/>
    <w:rsid w:val="005518E2"/>
    <w:rsid w:val="00552587"/>
    <w:rsid w:val="00553E5B"/>
    <w:rsid w:val="00555764"/>
    <w:rsid w:val="005559E4"/>
    <w:rsid w:val="005572E9"/>
    <w:rsid w:val="005646EC"/>
    <w:rsid w:val="00565450"/>
    <w:rsid w:val="0056751D"/>
    <w:rsid w:val="005743FA"/>
    <w:rsid w:val="00580946"/>
    <w:rsid w:val="0058273C"/>
    <w:rsid w:val="00586381"/>
    <w:rsid w:val="00591F54"/>
    <w:rsid w:val="005A5FFD"/>
    <w:rsid w:val="005A645A"/>
    <w:rsid w:val="005B6F91"/>
    <w:rsid w:val="005C0A9F"/>
    <w:rsid w:val="005C0E7B"/>
    <w:rsid w:val="005C118A"/>
    <w:rsid w:val="005C4389"/>
    <w:rsid w:val="005C49C0"/>
    <w:rsid w:val="005D2F7A"/>
    <w:rsid w:val="005D69CE"/>
    <w:rsid w:val="005D7D53"/>
    <w:rsid w:val="005E5FFE"/>
    <w:rsid w:val="005E6312"/>
    <w:rsid w:val="005F142F"/>
    <w:rsid w:val="005F2436"/>
    <w:rsid w:val="005F3AF8"/>
    <w:rsid w:val="005F59E9"/>
    <w:rsid w:val="005F60CE"/>
    <w:rsid w:val="00601E0C"/>
    <w:rsid w:val="006021F3"/>
    <w:rsid w:val="00602E45"/>
    <w:rsid w:val="0060402F"/>
    <w:rsid w:val="00611803"/>
    <w:rsid w:val="00613E0F"/>
    <w:rsid w:val="00615434"/>
    <w:rsid w:val="00615816"/>
    <w:rsid w:val="00616ACC"/>
    <w:rsid w:val="00620856"/>
    <w:rsid w:val="006304CE"/>
    <w:rsid w:val="006310DF"/>
    <w:rsid w:val="00636463"/>
    <w:rsid w:val="00662BE8"/>
    <w:rsid w:val="006657A5"/>
    <w:rsid w:val="006661F9"/>
    <w:rsid w:val="00670854"/>
    <w:rsid w:val="006768C9"/>
    <w:rsid w:val="00682652"/>
    <w:rsid w:val="00682A18"/>
    <w:rsid w:val="00683357"/>
    <w:rsid w:val="006919FD"/>
    <w:rsid w:val="0069425E"/>
    <w:rsid w:val="00694FF8"/>
    <w:rsid w:val="00696D23"/>
    <w:rsid w:val="006A21A8"/>
    <w:rsid w:val="006B0540"/>
    <w:rsid w:val="006B2CB6"/>
    <w:rsid w:val="006C04C7"/>
    <w:rsid w:val="006D69DD"/>
    <w:rsid w:val="006E2487"/>
    <w:rsid w:val="006E4ED6"/>
    <w:rsid w:val="006E5770"/>
    <w:rsid w:val="00703C74"/>
    <w:rsid w:val="0070618A"/>
    <w:rsid w:val="0071032A"/>
    <w:rsid w:val="00712DA6"/>
    <w:rsid w:val="007148EA"/>
    <w:rsid w:val="00722FF1"/>
    <w:rsid w:val="00726E28"/>
    <w:rsid w:val="00735431"/>
    <w:rsid w:val="00735BB0"/>
    <w:rsid w:val="0073601E"/>
    <w:rsid w:val="00743DA8"/>
    <w:rsid w:val="00744358"/>
    <w:rsid w:val="007449F7"/>
    <w:rsid w:val="007513D5"/>
    <w:rsid w:val="0075381D"/>
    <w:rsid w:val="00754321"/>
    <w:rsid w:val="00754B3C"/>
    <w:rsid w:val="00754B5B"/>
    <w:rsid w:val="007618C6"/>
    <w:rsid w:val="00761B81"/>
    <w:rsid w:val="00765074"/>
    <w:rsid w:val="007667ED"/>
    <w:rsid w:val="00773D41"/>
    <w:rsid w:val="007746EB"/>
    <w:rsid w:val="00774F62"/>
    <w:rsid w:val="007758AF"/>
    <w:rsid w:val="00781F13"/>
    <w:rsid w:val="00784CA0"/>
    <w:rsid w:val="0079368D"/>
    <w:rsid w:val="007947DB"/>
    <w:rsid w:val="00796139"/>
    <w:rsid w:val="0079622A"/>
    <w:rsid w:val="00796EAA"/>
    <w:rsid w:val="00797E2C"/>
    <w:rsid w:val="007A12B2"/>
    <w:rsid w:val="007A420E"/>
    <w:rsid w:val="007A6CCC"/>
    <w:rsid w:val="007B08A8"/>
    <w:rsid w:val="007B4B02"/>
    <w:rsid w:val="007B5D3C"/>
    <w:rsid w:val="007B6365"/>
    <w:rsid w:val="007C063F"/>
    <w:rsid w:val="007C6F6E"/>
    <w:rsid w:val="007C7EAB"/>
    <w:rsid w:val="007D011B"/>
    <w:rsid w:val="007D1525"/>
    <w:rsid w:val="007D217E"/>
    <w:rsid w:val="007D3643"/>
    <w:rsid w:val="007D7F09"/>
    <w:rsid w:val="007E2C72"/>
    <w:rsid w:val="007E544E"/>
    <w:rsid w:val="007E5D85"/>
    <w:rsid w:val="007F393C"/>
    <w:rsid w:val="007F7D85"/>
    <w:rsid w:val="00800A9B"/>
    <w:rsid w:val="0080297F"/>
    <w:rsid w:val="008070C8"/>
    <w:rsid w:val="0081143C"/>
    <w:rsid w:val="008117B5"/>
    <w:rsid w:val="008149EA"/>
    <w:rsid w:val="008169F8"/>
    <w:rsid w:val="008215C6"/>
    <w:rsid w:val="0082202A"/>
    <w:rsid w:val="00825AEA"/>
    <w:rsid w:val="008275EF"/>
    <w:rsid w:val="0083020E"/>
    <w:rsid w:val="00840933"/>
    <w:rsid w:val="008427C1"/>
    <w:rsid w:val="00842D1A"/>
    <w:rsid w:val="00850085"/>
    <w:rsid w:val="0085288E"/>
    <w:rsid w:val="00852ECF"/>
    <w:rsid w:val="008551BC"/>
    <w:rsid w:val="00855C9C"/>
    <w:rsid w:val="008562D1"/>
    <w:rsid w:val="00860B63"/>
    <w:rsid w:val="0086539C"/>
    <w:rsid w:val="0086798D"/>
    <w:rsid w:val="00871D42"/>
    <w:rsid w:val="00872A28"/>
    <w:rsid w:val="00873BC5"/>
    <w:rsid w:val="008742B5"/>
    <w:rsid w:val="00874BCB"/>
    <w:rsid w:val="008751F3"/>
    <w:rsid w:val="00881AE4"/>
    <w:rsid w:val="00892ECD"/>
    <w:rsid w:val="00895864"/>
    <w:rsid w:val="00896B3F"/>
    <w:rsid w:val="008B100D"/>
    <w:rsid w:val="008B5779"/>
    <w:rsid w:val="008C07F1"/>
    <w:rsid w:val="008C12D4"/>
    <w:rsid w:val="008D0609"/>
    <w:rsid w:val="008D108F"/>
    <w:rsid w:val="008D2A3C"/>
    <w:rsid w:val="008D46AD"/>
    <w:rsid w:val="008D68B2"/>
    <w:rsid w:val="008E5B52"/>
    <w:rsid w:val="008E6B45"/>
    <w:rsid w:val="008E7793"/>
    <w:rsid w:val="00900CD7"/>
    <w:rsid w:val="00904FCA"/>
    <w:rsid w:val="0091385B"/>
    <w:rsid w:val="009179BA"/>
    <w:rsid w:val="00923D7B"/>
    <w:rsid w:val="00927764"/>
    <w:rsid w:val="00930294"/>
    <w:rsid w:val="00930A08"/>
    <w:rsid w:val="0093233D"/>
    <w:rsid w:val="00936B0B"/>
    <w:rsid w:val="00941502"/>
    <w:rsid w:val="0094227C"/>
    <w:rsid w:val="009524DF"/>
    <w:rsid w:val="00962321"/>
    <w:rsid w:val="00973D1A"/>
    <w:rsid w:val="00977EAE"/>
    <w:rsid w:val="0098027B"/>
    <w:rsid w:val="00982968"/>
    <w:rsid w:val="00983B5B"/>
    <w:rsid w:val="009849B8"/>
    <w:rsid w:val="00985B3F"/>
    <w:rsid w:val="00991FF5"/>
    <w:rsid w:val="009923BD"/>
    <w:rsid w:val="009929FD"/>
    <w:rsid w:val="009A20E7"/>
    <w:rsid w:val="009A5D36"/>
    <w:rsid w:val="009A6C70"/>
    <w:rsid w:val="009A6F3B"/>
    <w:rsid w:val="009B1291"/>
    <w:rsid w:val="009B55B5"/>
    <w:rsid w:val="009B63E0"/>
    <w:rsid w:val="009C0ECE"/>
    <w:rsid w:val="009C15E9"/>
    <w:rsid w:val="009C19EA"/>
    <w:rsid w:val="009C504C"/>
    <w:rsid w:val="009C6D07"/>
    <w:rsid w:val="009D037F"/>
    <w:rsid w:val="009D2563"/>
    <w:rsid w:val="009D3A8F"/>
    <w:rsid w:val="009D49C0"/>
    <w:rsid w:val="009E18D4"/>
    <w:rsid w:val="009E54FB"/>
    <w:rsid w:val="009E5E5F"/>
    <w:rsid w:val="009E7C46"/>
    <w:rsid w:val="009F3142"/>
    <w:rsid w:val="009F47DE"/>
    <w:rsid w:val="00A03446"/>
    <w:rsid w:val="00A04ADA"/>
    <w:rsid w:val="00A07565"/>
    <w:rsid w:val="00A07B1B"/>
    <w:rsid w:val="00A11F21"/>
    <w:rsid w:val="00A140D0"/>
    <w:rsid w:val="00A14811"/>
    <w:rsid w:val="00A16D4C"/>
    <w:rsid w:val="00A22E7F"/>
    <w:rsid w:val="00A27D3F"/>
    <w:rsid w:val="00A30590"/>
    <w:rsid w:val="00A40DB5"/>
    <w:rsid w:val="00A43C4F"/>
    <w:rsid w:val="00A44F58"/>
    <w:rsid w:val="00A45934"/>
    <w:rsid w:val="00A51D4A"/>
    <w:rsid w:val="00A5318B"/>
    <w:rsid w:val="00A604CA"/>
    <w:rsid w:val="00A611CD"/>
    <w:rsid w:val="00A617D6"/>
    <w:rsid w:val="00A62731"/>
    <w:rsid w:val="00A732B7"/>
    <w:rsid w:val="00A85392"/>
    <w:rsid w:val="00A93EB8"/>
    <w:rsid w:val="00A94E15"/>
    <w:rsid w:val="00AA2ED4"/>
    <w:rsid w:val="00AA420E"/>
    <w:rsid w:val="00AA5A50"/>
    <w:rsid w:val="00AA6BEC"/>
    <w:rsid w:val="00AB12E8"/>
    <w:rsid w:val="00AB5B1B"/>
    <w:rsid w:val="00AD2D96"/>
    <w:rsid w:val="00AD4E05"/>
    <w:rsid w:val="00AD735F"/>
    <w:rsid w:val="00AE2356"/>
    <w:rsid w:val="00AE24B8"/>
    <w:rsid w:val="00AE487E"/>
    <w:rsid w:val="00AE736E"/>
    <w:rsid w:val="00AF3EFA"/>
    <w:rsid w:val="00AF5F6C"/>
    <w:rsid w:val="00B04764"/>
    <w:rsid w:val="00B04B0C"/>
    <w:rsid w:val="00B073E1"/>
    <w:rsid w:val="00B115F5"/>
    <w:rsid w:val="00B12924"/>
    <w:rsid w:val="00B17FC8"/>
    <w:rsid w:val="00B247B5"/>
    <w:rsid w:val="00B27CA6"/>
    <w:rsid w:val="00B32B0B"/>
    <w:rsid w:val="00B338C5"/>
    <w:rsid w:val="00B36707"/>
    <w:rsid w:val="00B36BC4"/>
    <w:rsid w:val="00B44FA9"/>
    <w:rsid w:val="00B55CAD"/>
    <w:rsid w:val="00B560C6"/>
    <w:rsid w:val="00B605F3"/>
    <w:rsid w:val="00B62343"/>
    <w:rsid w:val="00B6296F"/>
    <w:rsid w:val="00B64320"/>
    <w:rsid w:val="00B65D12"/>
    <w:rsid w:val="00B7067C"/>
    <w:rsid w:val="00B72400"/>
    <w:rsid w:val="00B737C8"/>
    <w:rsid w:val="00B904F2"/>
    <w:rsid w:val="00B92D6A"/>
    <w:rsid w:val="00B94320"/>
    <w:rsid w:val="00BA1220"/>
    <w:rsid w:val="00BA60A3"/>
    <w:rsid w:val="00BA6234"/>
    <w:rsid w:val="00BA7ACB"/>
    <w:rsid w:val="00BB22A8"/>
    <w:rsid w:val="00BB41C0"/>
    <w:rsid w:val="00BC2E3C"/>
    <w:rsid w:val="00BC56BC"/>
    <w:rsid w:val="00BC6994"/>
    <w:rsid w:val="00BC6B1E"/>
    <w:rsid w:val="00BD4F40"/>
    <w:rsid w:val="00BF1159"/>
    <w:rsid w:val="00BF13AE"/>
    <w:rsid w:val="00BF1579"/>
    <w:rsid w:val="00C02294"/>
    <w:rsid w:val="00C10EA0"/>
    <w:rsid w:val="00C120C8"/>
    <w:rsid w:val="00C124DD"/>
    <w:rsid w:val="00C2022B"/>
    <w:rsid w:val="00C2257D"/>
    <w:rsid w:val="00C227B9"/>
    <w:rsid w:val="00C25C1B"/>
    <w:rsid w:val="00C26F84"/>
    <w:rsid w:val="00C32231"/>
    <w:rsid w:val="00C33302"/>
    <w:rsid w:val="00C350DD"/>
    <w:rsid w:val="00C35324"/>
    <w:rsid w:val="00C3588E"/>
    <w:rsid w:val="00C364E4"/>
    <w:rsid w:val="00C415FA"/>
    <w:rsid w:val="00C428F5"/>
    <w:rsid w:val="00C46BF2"/>
    <w:rsid w:val="00C50F9A"/>
    <w:rsid w:val="00C51B98"/>
    <w:rsid w:val="00C61B1A"/>
    <w:rsid w:val="00C6446C"/>
    <w:rsid w:val="00C64488"/>
    <w:rsid w:val="00C6450A"/>
    <w:rsid w:val="00C659C4"/>
    <w:rsid w:val="00C705D8"/>
    <w:rsid w:val="00C70E8D"/>
    <w:rsid w:val="00C74F10"/>
    <w:rsid w:val="00C85288"/>
    <w:rsid w:val="00C93D5A"/>
    <w:rsid w:val="00C958BD"/>
    <w:rsid w:val="00C97EFC"/>
    <w:rsid w:val="00CA323C"/>
    <w:rsid w:val="00CA4A35"/>
    <w:rsid w:val="00CA5AA9"/>
    <w:rsid w:val="00CA5D08"/>
    <w:rsid w:val="00CB236F"/>
    <w:rsid w:val="00CB4C66"/>
    <w:rsid w:val="00CB6665"/>
    <w:rsid w:val="00CC04D5"/>
    <w:rsid w:val="00CC0979"/>
    <w:rsid w:val="00CC111F"/>
    <w:rsid w:val="00CC1641"/>
    <w:rsid w:val="00CC4894"/>
    <w:rsid w:val="00CD05EC"/>
    <w:rsid w:val="00CD18EF"/>
    <w:rsid w:val="00CD4867"/>
    <w:rsid w:val="00CE49F0"/>
    <w:rsid w:val="00CF0AF5"/>
    <w:rsid w:val="00CF2857"/>
    <w:rsid w:val="00CF609A"/>
    <w:rsid w:val="00CF6B77"/>
    <w:rsid w:val="00D04F64"/>
    <w:rsid w:val="00D05AA7"/>
    <w:rsid w:val="00D06976"/>
    <w:rsid w:val="00D10254"/>
    <w:rsid w:val="00D10552"/>
    <w:rsid w:val="00D15297"/>
    <w:rsid w:val="00D16019"/>
    <w:rsid w:val="00D16739"/>
    <w:rsid w:val="00D16FDE"/>
    <w:rsid w:val="00D1761C"/>
    <w:rsid w:val="00D221F8"/>
    <w:rsid w:val="00D33F3F"/>
    <w:rsid w:val="00D343AC"/>
    <w:rsid w:val="00D4046B"/>
    <w:rsid w:val="00D40809"/>
    <w:rsid w:val="00D42381"/>
    <w:rsid w:val="00D42C7D"/>
    <w:rsid w:val="00D4331A"/>
    <w:rsid w:val="00D43DEC"/>
    <w:rsid w:val="00D43E3E"/>
    <w:rsid w:val="00D45075"/>
    <w:rsid w:val="00D45791"/>
    <w:rsid w:val="00D47A68"/>
    <w:rsid w:val="00D5276D"/>
    <w:rsid w:val="00D55645"/>
    <w:rsid w:val="00D5658B"/>
    <w:rsid w:val="00D65021"/>
    <w:rsid w:val="00D73F57"/>
    <w:rsid w:val="00D740DA"/>
    <w:rsid w:val="00D76CD1"/>
    <w:rsid w:val="00D82AF5"/>
    <w:rsid w:val="00D832F3"/>
    <w:rsid w:val="00D83F79"/>
    <w:rsid w:val="00D905C9"/>
    <w:rsid w:val="00D9324A"/>
    <w:rsid w:val="00D9585C"/>
    <w:rsid w:val="00DA2D34"/>
    <w:rsid w:val="00DA4D42"/>
    <w:rsid w:val="00DA5FB7"/>
    <w:rsid w:val="00DB4977"/>
    <w:rsid w:val="00DC5F0A"/>
    <w:rsid w:val="00DC612F"/>
    <w:rsid w:val="00DD1773"/>
    <w:rsid w:val="00DD72B1"/>
    <w:rsid w:val="00DE250D"/>
    <w:rsid w:val="00DE4271"/>
    <w:rsid w:val="00DF362E"/>
    <w:rsid w:val="00DF410B"/>
    <w:rsid w:val="00DF4661"/>
    <w:rsid w:val="00DF5A2F"/>
    <w:rsid w:val="00DF6745"/>
    <w:rsid w:val="00E00C5A"/>
    <w:rsid w:val="00E044C7"/>
    <w:rsid w:val="00E05460"/>
    <w:rsid w:val="00E0615C"/>
    <w:rsid w:val="00E1253D"/>
    <w:rsid w:val="00E127DA"/>
    <w:rsid w:val="00E12843"/>
    <w:rsid w:val="00E12A43"/>
    <w:rsid w:val="00E216C4"/>
    <w:rsid w:val="00E243B8"/>
    <w:rsid w:val="00E24CE3"/>
    <w:rsid w:val="00E2799D"/>
    <w:rsid w:val="00E418CB"/>
    <w:rsid w:val="00E435D1"/>
    <w:rsid w:val="00E5087B"/>
    <w:rsid w:val="00E511A1"/>
    <w:rsid w:val="00E5324B"/>
    <w:rsid w:val="00E544C8"/>
    <w:rsid w:val="00E55B8C"/>
    <w:rsid w:val="00E56C93"/>
    <w:rsid w:val="00E57199"/>
    <w:rsid w:val="00E728AA"/>
    <w:rsid w:val="00E73073"/>
    <w:rsid w:val="00E76352"/>
    <w:rsid w:val="00E83767"/>
    <w:rsid w:val="00E92E47"/>
    <w:rsid w:val="00E96B78"/>
    <w:rsid w:val="00EA6B2A"/>
    <w:rsid w:val="00EB58D2"/>
    <w:rsid w:val="00EB7323"/>
    <w:rsid w:val="00EC1400"/>
    <w:rsid w:val="00EC169A"/>
    <w:rsid w:val="00EC55D4"/>
    <w:rsid w:val="00EC6052"/>
    <w:rsid w:val="00ED30DB"/>
    <w:rsid w:val="00ED70F0"/>
    <w:rsid w:val="00EE4C9E"/>
    <w:rsid w:val="00EE6FD3"/>
    <w:rsid w:val="00EE72AF"/>
    <w:rsid w:val="00F0230B"/>
    <w:rsid w:val="00F02595"/>
    <w:rsid w:val="00F06469"/>
    <w:rsid w:val="00F06A96"/>
    <w:rsid w:val="00F11295"/>
    <w:rsid w:val="00F11E3D"/>
    <w:rsid w:val="00F12F62"/>
    <w:rsid w:val="00F13874"/>
    <w:rsid w:val="00F14093"/>
    <w:rsid w:val="00F14D74"/>
    <w:rsid w:val="00F15A91"/>
    <w:rsid w:val="00F16450"/>
    <w:rsid w:val="00F25A12"/>
    <w:rsid w:val="00F35C54"/>
    <w:rsid w:val="00F457DC"/>
    <w:rsid w:val="00F54FCC"/>
    <w:rsid w:val="00F56499"/>
    <w:rsid w:val="00F576DA"/>
    <w:rsid w:val="00F6351E"/>
    <w:rsid w:val="00F70671"/>
    <w:rsid w:val="00F70ADF"/>
    <w:rsid w:val="00F719E6"/>
    <w:rsid w:val="00F721FB"/>
    <w:rsid w:val="00F7220F"/>
    <w:rsid w:val="00F81413"/>
    <w:rsid w:val="00F82B5C"/>
    <w:rsid w:val="00F90E30"/>
    <w:rsid w:val="00F921E8"/>
    <w:rsid w:val="00F94877"/>
    <w:rsid w:val="00F958E8"/>
    <w:rsid w:val="00F96E15"/>
    <w:rsid w:val="00F96FEF"/>
    <w:rsid w:val="00F97C6B"/>
    <w:rsid w:val="00F97C9E"/>
    <w:rsid w:val="00FB12EB"/>
    <w:rsid w:val="00FB1492"/>
    <w:rsid w:val="00FB2AB3"/>
    <w:rsid w:val="00FC308B"/>
    <w:rsid w:val="00FC359F"/>
    <w:rsid w:val="00FC41CA"/>
    <w:rsid w:val="00FD4B58"/>
    <w:rsid w:val="00FE0295"/>
    <w:rsid w:val="00FF2000"/>
    <w:rsid w:val="00FF31F9"/>
    <w:rsid w:val="00FF3467"/>
    <w:rsid w:val="00FF48B0"/>
    <w:rsid w:val="00FF6400"/>
    <w:rsid w:val="0124DD33"/>
    <w:rsid w:val="015F93FB"/>
    <w:rsid w:val="018C3CC6"/>
    <w:rsid w:val="02A15DEB"/>
    <w:rsid w:val="0400C34D"/>
    <w:rsid w:val="041DDDFE"/>
    <w:rsid w:val="04F63651"/>
    <w:rsid w:val="059092A8"/>
    <w:rsid w:val="05BAD5CE"/>
    <w:rsid w:val="05D19D7A"/>
    <w:rsid w:val="062E63B6"/>
    <w:rsid w:val="067085BF"/>
    <w:rsid w:val="071453FE"/>
    <w:rsid w:val="076CEF9A"/>
    <w:rsid w:val="07EDC0F0"/>
    <w:rsid w:val="087D113E"/>
    <w:rsid w:val="08C9041A"/>
    <w:rsid w:val="0930E44B"/>
    <w:rsid w:val="0945E244"/>
    <w:rsid w:val="096FFBD2"/>
    <w:rsid w:val="0A4A216B"/>
    <w:rsid w:val="0AC30ECF"/>
    <w:rsid w:val="0B19C4E8"/>
    <w:rsid w:val="0C340A1D"/>
    <w:rsid w:val="0C83E19D"/>
    <w:rsid w:val="0DBF5C8E"/>
    <w:rsid w:val="0DC69E47"/>
    <w:rsid w:val="0EAABD79"/>
    <w:rsid w:val="0FB23543"/>
    <w:rsid w:val="0FBC7B2A"/>
    <w:rsid w:val="0FDD8C84"/>
    <w:rsid w:val="0FECC6F6"/>
    <w:rsid w:val="105A2D70"/>
    <w:rsid w:val="108ADFBA"/>
    <w:rsid w:val="10A1C751"/>
    <w:rsid w:val="1102D886"/>
    <w:rsid w:val="120068AF"/>
    <w:rsid w:val="13AC1AB4"/>
    <w:rsid w:val="15C97DC9"/>
    <w:rsid w:val="169F489C"/>
    <w:rsid w:val="1729C8CB"/>
    <w:rsid w:val="1732B93F"/>
    <w:rsid w:val="1791C0FD"/>
    <w:rsid w:val="17CB4045"/>
    <w:rsid w:val="18A6DCEC"/>
    <w:rsid w:val="18D57444"/>
    <w:rsid w:val="18F4F8B1"/>
    <w:rsid w:val="195FCE34"/>
    <w:rsid w:val="19852A01"/>
    <w:rsid w:val="1992AB4A"/>
    <w:rsid w:val="19ECB1D5"/>
    <w:rsid w:val="1A2CB193"/>
    <w:rsid w:val="1ADD2CFB"/>
    <w:rsid w:val="1BD0D534"/>
    <w:rsid w:val="1BEC7453"/>
    <w:rsid w:val="1C2D3716"/>
    <w:rsid w:val="1D022D02"/>
    <w:rsid w:val="1D2865E2"/>
    <w:rsid w:val="1D92839C"/>
    <w:rsid w:val="1DE465E0"/>
    <w:rsid w:val="1E3F43F1"/>
    <w:rsid w:val="1E6E13FD"/>
    <w:rsid w:val="1F0702F0"/>
    <w:rsid w:val="1F0BBC05"/>
    <w:rsid w:val="203664E9"/>
    <w:rsid w:val="20396C3A"/>
    <w:rsid w:val="205B256B"/>
    <w:rsid w:val="211308AF"/>
    <w:rsid w:val="211AE691"/>
    <w:rsid w:val="22642DDC"/>
    <w:rsid w:val="22FA49EE"/>
    <w:rsid w:val="2341128F"/>
    <w:rsid w:val="2348A985"/>
    <w:rsid w:val="2359D8FE"/>
    <w:rsid w:val="24D05A4D"/>
    <w:rsid w:val="24E3EB22"/>
    <w:rsid w:val="253ECF53"/>
    <w:rsid w:val="258C0E28"/>
    <w:rsid w:val="25933153"/>
    <w:rsid w:val="25C0461B"/>
    <w:rsid w:val="25E202C9"/>
    <w:rsid w:val="260E2387"/>
    <w:rsid w:val="261652AF"/>
    <w:rsid w:val="2637DB85"/>
    <w:rsid w:val="265700DA"/>
    <w:rsid w:val="26F36038"/>
    <w:rsid w:val="27295118"/>
    <w:rsid w:val="2884FE47"/>
    <w:rsid w:val="2A2C957C"/>
    <w:rsid w:val="2A2FD79A"/>
    <w:rsid w:val="2AB41A86"/>
    <w:rsid w:val="2B135E6F"/>
    <w:rsid w:val="2BB128D4"/>
    <w:rsid w:val="2C66E544"/>
    <w:rsid w:val="2CD88276"/>
    <w:rsid w:val="2D98F4C2"/>
    <w:rsid w:val="2E546680"/>
    <w:rsid w:val="2ED485A5"/>
    <w:rsid w:val="2EFB408F"/>
    <w:rsid w:val="2F3F082D"/>
    <w:rsid w:val="2FD875DF"/>
    <w:rsid w:val="305E2F9F"/>
    <w:rsid w:val="32C76A5A"/>
    <w:rsid w:val="330E5E48"/>
    <w:rsid w:val="33231321"/>
    <w:rsid w:val="33907F7E"/>
    <w:rsid w:val="33AC0766"/>
    <w:rsid w:val="33B9D5A7"/>
    <w:rsid w:val="349FBC68"/>
    <w:rsid w:val="3559A7D3"/>
    <w:rsid w:val="35643823"/>
    <w:rsid w:val="359D9F76"/>
    <w:rsid w:val="35B482E3"/>
    <w:rsid w:val="364C1955"/>
    <w:rsid w:val="36FB1B95"/>
    <w:rsid w:val="37347886"/>
    <w:rsid w:val="3777AACF"/>
    <w:rsid w:val="3797B0D5"/>
    <w:rsid w:val="37DDE6FE"/>
    <w:rsid w:val="383743A6"/>
    <w:rsid w:val="38B2E250"/>
    <w:rsid w:val="39FD0292"/>
    <w:rsid w:val="3A5FC97C"/>
    <w:rsid w:val="3BDD833E"/>
    <w:rsid w:val="3BFDC60E"/>
    <w:rsid w:val="3D38C276"/>
    <w:rsid w:val="3D931142"/>
    <w:rsid w:val="3DE7B57E"/>
    <w:rsid w:val="3E067EDA"/>
    <w:rsid w:val="3F23E921"/>
    <w:rsid w:val="3F2FDD78"/>
    <w:rsid w:val="3F344A03"/>
    <w:rsid w:val="3F858F37"/>
    <w:rsid w:val="40D6FEBF"/>
    <w:rsid w:val="4190BA42"/>
    <w:rsid w:val="41BB15D1"/>
    <w:rsid w:val="422BE0D2"/>
    <w:rsid w:val="4251B203"/>
    <w:rsid w:val="425CE87D"/>
    <w:rsid w:val="42CCB9FC"/>
    <w:rsid w:val="432F1BC8"/>
    <w:rsid w:val="44A6E0FD"/>
    <w:rsid w:val="46354A22"/>
    <w:rsid w:val="469F042B"/>
    <w:rsid w:val="476215BC"/>
    <w:rsid w:val="47E699DE"/>
    <w:rsid w:val="4935DDF1"/>
    <w:rsid w:val="49820AD2"/>
    <w:rsid w:val="49AA25A7"/>
    <w:rsid w:val="4A5B78EB"/>
    <w:rsid w:val="4A5C9B43"/>
    <w:rsid w:val="4A867D89"/>
    <w:rsid w:val="4B08142D"/>
    <w:rsid w:val="4B177B10"/>
    <w:rsid w:val="4B58722A"/>
    <w:rsid w:val="4BBC2BB3"/>
    <w:rsid w:val="4CD11383"/>
    <w:rsid w:val="4D567834"/>
    <w:rsid w:val="4D594B79"/>
    <w:rsid w:val="4D95B672"/>
    <w:rsid w:val="4DC8CD4C"/>
    <w:rsid w:val="4DDDBCA5"/>
    <w:rsid w:val="4E010FA0"/>
    <w:rsid w:val="4E46FCC4"/>
    <w:rsid w:val="4EC36FBA"/>
    <w:rsid w:val="4EFA3725"/>
    <w:rsid w:val="4FC27036"/>
    <w:rsid w:val="503374F1"/>
    <w:rsid w:val="507A3C7A"/>
    <w:rsid w:val="50D671DA"/>
    <w:rsid w:val="519DA8C9"/>
    <w:rsid w:val="51DA922E"/>
    <w:rsid w:val="5219F7E2"/>
    <w:rsid w:val="5255401D"/>
    <w:rsid w:val="52F29340"/>
    <w:rsid w:val="531CA679"/>
    <w:rsid w:val="536D32C9"/>
    <w:rsid w:val="53857C9F"/>
    <w:rsid w:val="53978D8E"/>
    <w:rsid w:val="53B0B5EC"/>
    <w:rsid w:val="5446B27E"/>
    <w:rsid w:val="5533E553"/>
    <w:rsid w:val="556B303B"/>
    <w:rsid w:val="55955CD7"/>
    <w:rsid w:val="55E8EBC2"/>
    <w:rsid w:val="564A1BF8"/>
    <w:rsid w:val="56F818D0"/>
    <w:rsid w:val="5776EA8C"/>
    <w:rsid w:val="5818F5C5"/>
    <w:rsid w:val="58703F05"/>
    <w:rsid w:val="58D1F6A1"/>
    <w:rsid w:val="59EB854A"/>
    <w:rsid w:val="59F2A5B4"/>
    <w:rsid w:val="5A0212BD"/>
    <w:rsid w:val="5A8F465B"/>
    <w:rsid w:val="5A9987A8"/>
    <w:rsid w:val="5AAE2ABC"/>
    <w:rsid w:val="5B1B5080"/>
    <w:rsid w:val="5B32150F"/>
    <w:rsid w:val="5B54DB5C"/>
    <w:rsid w:val="5B9A9661"/>
    <w:rsid w:val="5BE23348"/>
    <w:rsid w:val="5C562AAD"/>
    <w:rsid w:val="5CAF550E"/>
    <w:rsid w:val="5CEFB4FD"/>
    <w:rsid w:val="5D166432"/>
    <w:rsid w:val="5E6D002B"/>
    <w:rsid w:val="5EE57163"/>
    <w:rsid w:val="5FD869CD"/>
    <w:rsid w:val="5FE136C6"/>
    <w:rsid w:val="608157EF"/>
    <w:rsid w:val="614CC661"/>
    <w:rsid w:val="6154294B"/>
    <w:rsid w:val="616C42A0"/>
    <w:rsid w:val="618AC94A"/>
    <w:rsid w:val="61B7EA94"/>
    <w:rsid w:val="61E0D1F9"/>
    <w:rsid w:val="62234C43"/>
    <w:rsid w:val="62292A99"/>
    <w:rsid w:val="62D8B727"/>
    <w:rsid w:val="63AFEE9C"/>
    <w:rsid w:val="64750AB2"/>
    <w:rsid w:val="6605AC17"/>
    <w:rsid w:val="66E6AB99"/>
    <w:rsid w:val="678C3128"/>
    <w:rsid w:val="67A8A693"/>
    <w:rsid w:val="67AD868D"/>
    <w:rsid w:val="67C9C3DA"/>
    <w:rsid w:val="681331BB"/>
    <w:rsid w:val="683DD5E8"/>
    <w:rsid w:val="68BDBC86"/>
    <w:rsid w:val="6975802D"/>
    <w:rsid w:val="69A13744"/>
    <w:rsid w:val="69A6BC0B"/>
    <w:rsid w:val="6A471B82"/>
    <w:rsid w:val="6A60423C"/>
    <w:rsid w:val="6A900C56"/>
    <w:rsid w:val="6B23F23A"/>
    <w:rsid w:val="6C2CACC8"/>
    <w:rsid w:val="6CB85A36"/>
    <w:rsid w:val="6CC1F025"/>
    <w:rsid w:val="6D8BD465"/>
    <w:rsid w:val="6E152CF1"/>
    <w:rsid w:val="6E2158AA"/>
    <w:rsid w:val="6EBE19D1"/>
    <w:rsid w:val="6F08324D"/>
    <w:rsid w:val="6FFDE7B8"/>
    <w:rsid w:val="70C20345"/>
    <w:rsid w:val="70CB77A9"/>
    <w:rsid w:val="713ECDA3"/>
    <w:rsid w:val="715BD479"/>
    <w:rsid w:val="717F5A97"/>
    <w:rsid w:val="71F8C52E"/>
    <w:rsid w:val="724D685A"/>
    <w:rsid w:val="729348ED"/>
    <w:rsid w:val="72B29B3C"/>
    <w:rsid w:val="72CBE12F"/>
    <w:rsid w:val="7378B6E5"/>
    <w:rsid w:val="73AD0BDD"/>
    <w:rsid w:val="73F36537"/>
    <w:rsid w:val="748B12C9"/>
    <w:rsid w:val="75F6DD11"/>
    <w:rsid w:val="7675BB2A"/>
    <w:rsid w:val="768598BD"/>
    <w:rsid w:val="76AD9A57"/>
    <w:rsid w:val="772C8E8D"/>
    <w:rsid w:val="7736464E"/>
    <w:rsid w:val="78092E61"/>
    <w:rsid w:val="785B70D5"/>
    <w:rsid w:val="78F92115"/>
    <w:rsid w:val="79D85EA7"/>
    <w:rsid w:val="7A8057D9"/>
    <w:rsid w:val="7AF34116"/>
    <w:rsid w:val="7C67F734"/>
    <w:rsid w:val="7CB91A14"/>
    <w:rsid w:val="7CBF249D"/>
    <w:rsid w:val="7E664D3E"/>
    <w:rsid w:val="7F154D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60BDA1B"/>
  <w15:chartTrackingRefBased/>
  <w15:docId w15:val="{020CA20B-31F9-4874-97FA-FC069EE5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6994"/>
    <w:pPr>
      <w:widowControl w:val="0"/>
      <w:jc w:val="both"/>
    </w:pPr>
  </w:style>
  <w:style w:type="paragraph" w:styleId="1">
    <w:name w:val="heading 1"/>
    <w:basedOn w:val="a"/>
    <w:next w:val="a"/>
    <w:uiPriority w:val="9"/>
    <w:qFormat/>
    <w:rsid w:val="007650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uiPriority w:val="9"/>
    <w:semiHidden/>
    <w:unhideWhenUsed/>
    <w:qFormat/>
    <w:rsid w:val="007650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uiPriority w:val="9"/>
    <w:semiHidden/>
    <w:unhideWhenUsed/>
    <w:qFormat/>
    <w:rsid w:val="0076507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uiPriority w:val="9"/>
    <w:semiHidden/>
    <w:unhideWhenUsed/>
    <w:qFormat/>
    <w:rsid w:val="0076507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uiPriority w:val="9"/>
    <w:semiHidden/>
    <w:unhideWhenUsed/>
    <w:qFormat/>
    <w:rsid w:val="007650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uiPriority w:val="9"/>
    <w:semiHidden/>
    <w:unhideWhenUsed/>
    <w:qFormat/>
    <w:rsid w:val="007650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uiPriority w:val="9"/>
    <w:semiHidden/>
    <w:unhideWhenUsed/>
    <w:qFormat/>
    <w:rsid w:val="007650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uiPriority w:val="9"/>
    <w:semiHidden/>
    <w:unhideWhenUsed/>
    <w:qFormat/>
    <w:rsid w:val="007650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uiPriority w:val="9"/>
    <w:semiHidden/>
    <w:unhideWhenUsed/>
    <w:qFormat/>
    <w:rsid w:val="007650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a3">
    <w:name w:val="List Paragraph"/>
    <w:basedOn w:val="a"/>
    <w:uiPriority w:val="34"/>
    <w:qFormat/>
    <w:rsid w:val="00765074"/>
    <w:pPr>
      <w:ind w:left="720"/>
      <w:contextualSpacing/>
    </w:pPr>
  </w:style>
  <w:style w:type="character" w:styleId="20">
    <w:name w:val="Intense Emphasis"/>
    <w:basedOn w:val="a0"/>
    <w:uiPriority w:val="21"/>
    <w:qFormat/>
    <w:rsid w:val="00765074"/>
    <w:rPr>
      <w:i/>
      <w:iCs/>
      <w:color w:val="0F4761" w:themeColor="accent1" w:themeShade="BF"/>
    </w:rPr>
  </w:style>
  <w:style w:type="character" w:styleId="21">
    <w:name w:val="Intense Reference"/>
    <w:basedOn w:val="a0"/>
    <w:uiPriority w:val="32"/>
    <w:qFormat/>
    <w:rsid w:val="00765074"/>
    <w:rPr>
      <w:b/>
      <w:bCs/>
      <w:smallCaps/>
      <w:color w:val="0F4761" w:themeColor="accent1" w:themeShade="BF"/>
      <w:spacing w:val="5"/>
    </w:rPr>
  </w:style>
  <w:style w:type="character" w:customStyle="1" w:styleId="10">
    <w:name w:val="見出し 1 (文字)"/>
    <w:basedOn w:val="a0"/>
    <w:uiPriority w:val="9"/>
    <w:rsid w:val="00215315"/>
    <w:rPr>
      <w:rFonts w:asciiTheme="majorHAnsi" w:eastAsiaTheme="majorEastAsia" w:hAnsiTheme="majorHAnsi" w:cstheme="majorBidi"/>
      <w:color w:val="000000" w:themeColor="text1"/>
      <w:sz w:val="32"/>
      <w:szCs w:val="32"/>
    </w:rPr>
  </w:style>
  <w:style w:type="character" w:customStyle="1" w:styleId="22">
    <w:name w:val="見出し 2 (文字)"/>
    <w:basedOn w:val="a0"/>
    <w:uiPriority w:val="9"/>
    <w:semiHidden/>
    <w:rsid w:val="00215315"/>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215315"/>
    <w:rPr>
      <w:rFonts w:asciiTheme="majorHAnsi" w:eastAsiaTheme="majorEastAsia" w:hAnsiTheme="majorHAnsi" w:cstheme="majorBidi"/>
      <w:color w:val="000000" w:themeColor="text1"/>
      <w:sz w:val="24"/>
      <w:szCs w:val="24"/>
    </w:rPr>
  </w:style>
  <w:style w:type="character" w:customStyle="1" w:styleId="40">
    <w:name w:val="見出し 4 (文字)"/>
    <w:basedOn w:val="a0"/>
    <w:uiPriority w:val="9"/>
    <w:semiHidden/>
    <w:rsid w:val="00215315"/>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215315"/>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215315"/>
    <w:rPr>
      <w:rFonts w:asciiTheme="majorHAnsi" w:eastAsiaTheme="majorEastAsia" w:hAnsiTheme="majorHAnsi" w:cstheme="majorBidi"/>
      <w:color w:val="000000" w:themeColor="text1"/>
    </w:rPr>
  </w:style>
  <w:style w:type="character" w:customStyle="1" w:styleId="70">
    <w:name w:val="見出し 7 (文字)"/>
    <w:basedOn w:val="a0"/>
    <w:uiPriority w:val="9"/>
    <w:semiHidden/>
    <w:rsid w:val="00215315"/>
    <w:rPr>
      <w:rFonts w:asciiTheme="majorHAnsi" w:eastAsiaTheme="majorEastAsia" w:hAnsiTheme="majorHAnsi" w:cstheme="majorBidi"/>
      <w:color w:val="000000" w:themeColor="text1"/>
    </w:rPr>
  </w:style>
  <w:style w:type="character" w:customStyle="1" w:styleId="80">
    <w:name w:val="見出し 8 (文字)"/>
    <w:basedOn w:val="a0"/>
    <w:uiPriority w:val="9"/>
    <w:semiHidden/>
    <w:rsid w:val="00215315"/>
    <w:rPr>
      <w:rFonts w:asciiTheme="majorHAnsi" w:eastAsiaTheme="majorEastAsia" w:hAnsiTheme="majorHAnsi" w:cstheme="majorBidi"/>
      <w:color w:val="000000" w:themeColor="text1"/>
    </w:rPr>
  </w:style>
  <w:style w:type="character" w:customStyle="1" w:styleId="90">
    <w:name w:val="見出し 9 (文字)"/>
    <w:basedOn w:val="a0"/>
    <w:uiPriority w:val="9"/>
    <w:semiHidden/>
    <w:rsid w:val="00215315"/>
    <w:rPr>
      <w:rFonts w:asciiTheme="majorHAnsi" w:eastAsiaTheme="majorEastAsia" w:hAnsiTheme="majorHAnsi" w:cstheme="majorBidi"/>
      <w:color w:val="000000" w:themeColor="text1"/>
    </w:rPr>
  </w:style>
  <w:style w:type="character" w:customStyle="1" w:styleId="a4">
    <w:name w:val="表題 (文字)"/>
    <w:basedOn w:val="a0"/>
    <w:uiPriority w:val="10"/>
    <w:rsid w:val="00215315"/>
    <w:rPr>
      <w:rFonts w:asciiTheme="majorHAnsi" w:eastAsiaTheme="majorEastAsia" w:hAnsiTheme="majorHAnsi" w:cstheme="majorBidi"/>
      <w:spacing w:val="-10"/>
      <w:kern w:val="28"/>
      <w:sz w:val="56"/>
      <w:szCs w:val="56"/>
    </w:rPr>
  </w:style>
  <w:style w:type="character" w:customStyle="1" w:styleId="a5">
    <w:name w:val="副題 (文字)"/>
    <w:basedOn w:val="a0"/>
    <w:uiPriority w:val="11"/>
    <w:rsid w:val="00215315"/>
    <w:rPr>
      <w:rFonts w:asciiTheme="majorHAnsi" w:eastAsiaTheme="majorEastAsia" w:hAnsiTheme="majorHAnsi" w:cstheme="majorBidi"/>
      <w:color w:val="595959" w:themeColor="text1" w:themeTint="A6"/>
      <w:spacing w:val="15"/>
      <w:sz w:val="28"/>
      <w:szCs w:val="28"/>
    </w:rPr>
  </w:style>
  <w:style w:type="character" w:customStyle="1" w:styleId="a6">
    <w:name w:val="引用文 (文字)"/>
    <w:basedOn w:val="a0"/>
    <w:uiPriority w:val="29"/>
    <w:rsid w:val="00215315"/>
    <w:rPr>
      <w:i/>
      <w:iCs/>
      <w:color w:val="404040" w:themeColor="text1" w:themeTint="BF"/>
    </w:rPr>
  </w:style>
  <w:style w:type="character" w:customStyle="1" w:styleId="23">
    <w:name w:val="引用文 2 (文字)"/>
    <w:basedOn w:val="a0"/>
    <w:uiPriority w:val="30"/>
    <w:rsid w:val="00215315"/>
    <w:rPr>
      <w:i/>
      <w:iCs/>
      <w:color w:val="0F4761" w:themeColor="accent1" w:themeShade="BF"/>
    </w:rPr>
  </w:style>
  <w:style w:type="paragraph" w:styleId="a7">
    <w:name w:val="header"/>
    <w:basedOn w:val="a"/>
    <w:link w:val="a8"/>
    <w:uiPriority w:val="99"/>
    <w:unhideWhenUsed/>
    <w:rsid w:val="00615816"/>
    <w:pPr>
      <w:tabs>
        <w:tab w:val="center" w:pos="4252"/>
        <w:tab w:val="right" w:pos="8504"/>
      </w:tabs>
      <w:snapToGrid w:val="0"/>
    </w:pPr>
  </w:style>
  <w:style w:type="character" w:customStyle="1" w:styleId="a8">
    <w:name w:val="ヘッダー (文字)"/>
    <w:basedOn w:val="a0"/>
    <w:link w:val="a7"/>
    <w:uiPriority w:val="99"/>
    <w:rsid w:val="00615816"/>
  </w:style>
  <w:style w:type="paragraph" w:styleId="a9">
    <w:name w:val="footer"/>
    <w:basedOn w:val="a"/>
    <w:link w:val="aa"/>
    <w:uiPriority w:val="99"/>
    <w:unhideWhenUsed/>
    <w:rsid w:val="00615816"/>
    <w:pPr>
      <w:tabs>
        <w:tab w:val="center" w:pos="4252"/>
        <w:tab w:val="right" w:pos="8504"/>
      </w:tabs>
      <w:snapToGrid w:val="0"/>
    </w:pPr>
  </w:style>
  <w:style w:type="character" w:customStyle="1" w:styleId="aa">
    <w:name w:val="フッター (文字)"/>
    <w:basedOn w:val="a0"/>
    <w:link w:val="a9"/>
    <w:uiPriority w:val="99"/>
    <w:rsid w:val="00615816"/>
  </w:style>
  <w:style w:type="paragraph" w:styleId="ab">
    <w:name w:val="Revision"/>
    <w:hidden/>
    <w:uiPriority w:val="99"/>
    <w:semiHidden/>
    <w:rsid w:val="00E57199"/>
  </w:style>
  <w:style w:type="character" w:styleId="ac">
    <w:name w:val="Hyperlink"/>
    <w:basedOn w:val="a0"/>
    <w:uiPriority w:val="99"/>
    <w:unhideWhenUsed/>
    <w:rsid w:val="007B6365"/>
    <w:rPr>
      <w:color w:val="467886" w:themeColor="hyperlink"/>
      <w:u w:val="single"/>
    </w:rPr>
  </w:style>
  <w:style w:type="character" w:styleId="ad">
    <w:name w:val="Unresolved Mention"/>
    <w:basedOn w:val="a0"/>
    <w:uiPriority w:val="99"/>
    <w:semiHidden/>
    <w:unhideWhenUsed/>
    <w:rsid w:val="007B63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1ed1130-cbca-4632-8fc5-053e80d375db}" enabled="0" method="" siteId="{e1ed1130-cbca-4632-8fc5-053e80d375d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2593</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Megumi Mano ISZJ</dc:creator>
  <cp:keywords/>
  <dc:description/>
  <cp:lastModifiedBy>Takeshi Ikeda ISZJ</cp:lastModifiedBy>
  <cp:revision>2</cp:revision>
  <cp:lastPrinted>2026-04-19T09:33:00Z</cp:lastPrinted>
  <dcterms:created xsi:type="dcterms:W3CDTF">2026-08-26T00:07:00Z</dcterms:created>
  <dcterms:modified xsi:type="dcterms:W3CDTF">2026-08-26T00:07:00Z</dcterms:modified>
</cp:coreProperties>
</file>